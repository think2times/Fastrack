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bCs/>
          <w:sz w:val="36"/>
          <w:szCs w:val="36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>
          <w:pPr>
            <w:pStyle w:val="68"/>
            <w:jc w:val="center"/>
            <w:rPr>
              <w:rFonts w:hint="eastAsia"/>
              <w:b/>
              <w:bCs/>
              <w:color w:val="auto"/>
              <w:sz w:val="36"/>
              <w:szCs w:val="36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目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录</w:t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_Toc31927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1 </w:t>
          </w:r>
          <w:r>
            <w:rPr>
              <w:rFonts w:hint="eastAsia"/>
              <w:bCs w:val="0"/>
            </w:rPr>
            <w:t>生产类</w:t>
          </w:r>
          <w:r>
            <w:tab/>
          </w:r>
          <w:r>
            <w:fldChar w:fldCharType="begin"/>
          </w:r>
          <w:r>
            <w:instrText xml:space="preserve"> PAGEREF _Toc31927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1.1 供水管网管理数据</w:t>
          </w:r>
          <w:r>
            <w:tab/>
          </w:r>
          <w:r>
            <w:fldChar w:fldCharType="begin"/>
          </w:r>
          <w:r>
            <w:instrText xml:space="preserve"> PAGEREF _Toc19109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1.1.1 </w:t>
          </w:r>
          <w:r>
            <w:rPr>
              <w:rFonts w:hint="eastAsia" w:ascii="仿宋" w:hAnsi="仿宋" w:eastAsia="仿宋" w:cs="仿宋"/>
            </w:rPr>
            <w:t>供水管道基础信息</w:t>
          </w:r>
          <w:r>
            <w:tab/>
          </w:r>
          <w:r>
            <w:fldChar w:fldCharType="begin"/>
          </w:r>
          <w:r>
            <w:instrText xml:space="preserve"> PAGEREF _Toc30714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1.1.2 停水记录</w:t>
          </w:r>
          <w:r>
            <w:tab/>
          </w:r>
          <w:r>
            <w:fldChar w:fldCharType="begin"/>
          </w:r>
          <w:r>
            <w:instrText xml:space="preserve"> PAGEREF _Toc10192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服务类</w:t>
          </w:r>
          <w:r>
            <w:tab/>
          </w:r>
          <w:r>
            <w:fldChar w:fldCharType="begin"/>
          </w:r>
          <w:r>
            <w:instrText xml:space="preserve"> PAGEREF _Toc14649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营销业务数据</w:t>
          </w:r>
          <w:r>
            <w:tab/>
          </w:r>
          <w:r>
            <w:fldChar w:fldCharType="begin"/>
          </w:r>
          <w:r>
            <w:instrText xml:space="preserve"> PAGEREF _Toc2287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水表基础信息</w:t>
          </w:r>
          <w:r>
            <w:tab/>
          </w:r>
          <w:r>
            <w:fldChar w:fldCharType="begin"/>
          </w:r>
          <w:r>
            <w:instrText xml:space="preserve"> PAGEREF _Toc6631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供水价格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用水量和用水户数</w:t>
          </w:r>
          <w:r>
            <w:tab/>
          </w:r>
          <w:r>
            <w:fldChar w:fldCharType="begin"/>
          </w:r>
          <w:r>
            <w:instrText xml:space="preserve"> PAGEREF _Toc24499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_Toc32680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2.1.4 报装信息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2.1.5 抄表信息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2.1.6 账单信息</w:t>
          </w:r>
          <w:r>
            <w:tab/>
          </w:r>
          <w:r>
            <w:fldChar w:fldCharType="begin"/>
          </w:r>
          <w:r>
            <w:instrText xml:space="preserve"> PAGEREF _Toc30673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2.1.7 收费信息</w:t>
          </w:r>
          <w:r>
            <w:tab/>
          </w:r>
          <w:r>
            <w:fldChar w:fldCharType="begin"/>
          </w:r>
          <w:r>
            <w:instrText xml:space="preserve"> PAGEREF _Toc22950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2.1.8 账务处理信息</w:t>
          </w:r>
          <w:r>
            <w:tab/>
          </w:r>
          <w:r>
            <w:fldChar w:fldCharType="begin"/>
          </w:r>
          <w:r>
            <w:instrText xml:space="preserve"> PAGEREF _Toc31963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2.1.9 业务办理信息</w:t>
          </w:r>
          <w:r>
            <w:tab/>
          </w:r>
          <w:r>
            <w:fldChar w:fldCharType="begin"/>
          </w:r>
          <w:r>
            <w:instrText xml:space="preserve"> PAGEREF _Toc11024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2.1.10 违章用水信息</w:t>
          </w:r>
          <w:r>
            <w:tab/>
          </w:r>
          <w:r>
            <w:fldChar w:fldCharType="begin"/>
          </w:r>
          <w:r>
            <w:instrText xml:space="preserve"> PAGEREF _Toc17188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2.1.11 表务工程信息</w:t>
          </w:r>
          <w:r>
            <w:tab/>
          </w:r>
          <w:r>
            <w:fldChar w:fldCharType="begin"/>
          </w:r>
          <w:r>
            <w:instrText xml:space="preserve"> PAGEREF _Toc5186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2.1.12 客户接报信息</w:t>
          </w:r>
          <w:r>
            <w:tab/>
          </w:r>
          <w:r>
            <w:fldChar w:fldCharType="begin"/>
          </w:r>
          <w:r>
            <w:instrText xml:space="preserve"> PAGEREF _Toc4231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客户服务数据</w:t>
          </w:r>
          <w:r>
            <w:tab/>
          </w:r>
          <w:r>
            <w:fldChar w:fldCharType="begin"/>
          </w:r>
          <w:r>
            <w:instrText xml:space="preserve"> PAGEREF _Toc22990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_Toc23787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2.2.1 供水客户基础信息</w:t>
          </w:r>
          <w:r>
            <w:tab/>
          </w:r>
          <w:r>
            <w:fldChar w:fldCharType="begin"/>
          </w:r>
          <w:r>
            <w:instrText xml:space="preserve"> PAGEREF _Toc23787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2.2.2 客服工单基础信息</w:t>
          </w:r>
          <w:r>
            <w:tab/>
          </w:r>
          <w:r>
            <w:fldChar w:fldCharType="begin"/>
          </w:r>
          <w:r>
            <w:instrText xml:space="preserve"> PAGEREF _Toc11052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2.2.3 客户服务热线记录信息</w:t>
          </w:r>
          <w:r>
            <w:tab/>
          </w:r>
          <w:r>
            <w:fldChar w:fldCharType="begin"/>
          </w:r>
          <w:r>
            <w:instrText xml:space="preserve"> PAGEREF _Toc7246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管理类</w:t>
          </w:r>
          <w:r>
            <w:tab/>
          </w:r>
          <w:r>
            <w:fldChar w:fldCharType="begin"/>
          </w:r>
          <w:r>
            <w:instrText xml:space="preserve"> PAGEREF _Toc19751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行政办公管理数据</w:t>
          </w:r>
          <w:r>
            <w:tab/>
          </w:r>
          <w:r>
            <w:fldChar w:fldCharType="begin"/>
          </w:r>
          <w:r>
            <w:instrText xml:space="preserve"> PAGEREF _Toc9741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_Toc12414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3.1.1 合同基础信息</w:t>
          </w:r>
          <w:r>
            <w:tab/>
          </w:r>
          <w:r>
            <w:fldChar w:fldCharType="begin"/>
          </w:r>
          <w:r>
            <w:instrText xml:space="preserve"> PAGEREF _Toc12414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3.1.2 档案信息</w:t>
          </w:r>
          <w:r>
            <w:tab/>
          </w:r>
          <w:r>
            <w:fldChar w:fldCharType="begin"/>
          </w:r>
          <w:r>
            <w:instrText xml:space="preserve"> PAGEREF _Toc2929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3.1.3 收发文信息</w:t>
          </w:r>
          <w:r>
            <w:tab/>
          </w:r>
          <w:r>
            <w:fldChar w:fldCharType="begin"/>
          </w:r>
          <w:r>
            <w:instrText xml:space="preserve"> PAGEREF _Toc7856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_Toc32732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人力资源管理数据</w:t>
          </w:r>
          <w:r>
            <w:tab/>
          </w:r>
          <w:r>
            <w:fldChar w:fldCharType="begin"/>
          </w:r>
          <w:r>
            <w:instrText xml:space="preserve"> PAGEREF _Toc32732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3.2.1 组织机构基础信息</w:t>
          </w:r>
          <w:r>
            <w:tab/>
          </w:r>
          <w:r>
            <w:fldChar w:fldCharType="begin"/>
          </w:r>
          <w:r>
            <w:instrText xml:space="preserve"> PAGEREF _Toc13840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3.2.2 人员基础信息</w:t>
          </w:r>
          <w:r>
            <w:tab/>
          </w:r>
          <w:r>
            <w:fldChar w:fldCharType="begin"/>
          </w:r>
          <w:r>
            <w:instrText xml:space="preserve"> PAGEREF _Toc18172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财务管理数据</w:t>
          </w:r>
          <w:r>
            <w:tab/>
          </w:r>
          <w:r>
            <w:fldChar w:fldCharType="begin"/>
          </w:r>
          <w:r>
            <w:instrText xml:space="preserve"> PAGEREF _Toc30610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3.3.1 会计科目信息</w:t>
          </w:r>
          <w:r>
            <w:tab/>
          </w:r>
          <w:r>
            <w:fldChar w:fldCharType="begin"/>
          </w:r>
          <w:r>
            <w:instrText xml:space="preserve"> PAGEREF _Toc493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3.3.2 财务核算信息</w:t>
          </w:r>
          <w:r>
            <w:tab/>
          </w:r>
          <w:r>
            <w:fldChar w:fldCharType="begin"/>
          </w:r>
          <w:r>
            <w:instrText xml:space="preserve"> PAGEREF _Toc31734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3.3.3 税务信息</w:t>
          </w:r>
          <w:r>
            <w:tab/>
          </w:r>
          <w:r>
            <w:fldChar w:fldCharType="begin"/>
          </w:r>
          <w:r>
            <w:instrText xml:space="preserve"> PAGEREF _Toc14910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3.3.4 财务票据信息</w:t>
          </w:r>
          <w:r>
            <w:tab/>
          </w:r>
          <w:r>
            <w:fldChar w:fldCharType="begin"/>
          </w:r>
          <w:r>
            <w:instrText xml:space="preserve"> PAGEREF _Toc21296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采购管理数据</w:t>
          </w:r>
          <w:r>
            <w:tab/>
          </w:r>
          <w:r>
            <w:fldChar w:fldCharType="begin"/>
          </w:r>
          <w:r>
            <w:instrText xml:space="preserve"> PAGEREF _Toc16936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_Toc26697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3.4.1 供应商基础信息</w:t>
          </w:r>
          <w:r>
            <w:tab/>
          </w:r>
          <w:r>
            <w:fldChar w:fldCharType="begin"/>
          </w:r>
          <w:r>
            <w:instrText xml:space="preserve"> PAGEREF _Toc26697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_Toc31612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3.4.2 采购招标信息</w:t>
          </w:r>
          <w:r>
            <w:tab/>
          </w:r>
          <w:r>
            <w:fldChar w:fldCharType="begin"/>
          </w:r>
          <w:r>
            <w:instrText xml:space="preserve"> PAGEREF _Toc31612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 资产管理数据</w:t>
          </w:r>
          <w:r>
            <w:tab/>
          </w:r>
          <w:r>
            <w:fldChar w:fldCharType="begin"/>
          </w:r>
          <w:r>
            <w:instrText xml:space="preserve"> PAGEREF _Toc21770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3.5.1 设备基础信息</w:t>
          </w:r>
          <w:r>
            <w:tab/>
          </w:r>
          <w:r>
            <w:fldChar w:fldCharType="begin"/>
          </w:r>
          <w:r>
            <w:instrText xml:space="preserve"> PAGEREF _Toc25371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3.5.2 物资台账信息</w:t>
          </w:r>
          <w:r>
            <w:tab/>
          </w:r>
          <w:r>
            <w:fldChar w:fldCharType="begin"/>
          </w:r>
          <w:r>
            <w:instrText xml:space="preserve"> PAGEREF _Toc11307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_Toc27879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3.5.3 物资库存变更记录</w:t>
          </w:r>
          <w:r>
            <w:tab/>
          </w:r>
          <w:r>
            <w:fldChar w:fldCharType="begin"/>
          </w:r>
          <w:r>
            <w:instrText xml:space="preserve"> PAGEREF _Toc27879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3.5.4 物资盘点记录信息</w:t>
          </w:r>
          <w:r>
            <w:tab/>
          </w:r>
          <w:r>
            <w:fldChar w:fldCharType="begin"/>
          </w:r>
          <w:r>
            <w:instrText xml:space="preserve"> PAGEREF _Toc13793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 信息化管理数据</w:t>
          </w:r>
          <w:r>
            <w:tab/>
          </w:r>
          <w:r>
            <w:fldChar w:fldCharType="begin"/>
          </w:r>
          <w:r>
            <w:instrText xml:space="preserve"> PAGEREF _Toc23699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3.6.1 信息化项目基础信息</w:t>
          </w:r>
          <w:r>
            <w:tab/>
          </w:r>
          <w:r>
            <w:fldChar w:fldCharType="begin"/>
          </w:r>
          <w:r>
            <w:instrText xml:space="preserve"> PAGEREF _Toc14853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_Toc27082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3.6.2 生产运营信息化数据</w:t>
          </w:r>
          <w:r>
            <w:tab/>
          </w:r>
          <w:r>
            <w:fldChar w:fldCharType="begin"/>
          </w:r>
          <w:r>
            <w:instrText xml:space="preserve"> PAGEREF _Toc27082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562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pStyle w:val="2"/>
        <w:bidi w:val="0"/>
        <w:rPr>
          <w:rFonts w:hint="eastAsia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bidi w:val="0"/>
        <w:rPr>
          <w:rFonts w:hint="eastAsia"/>
        </w:rPr>
      </w:pPr>
      <w:bookmarkStart w:id="0" w:name="_Toc31927"/>
      <w:r>
        <w:rPr>
          <w:rFonts w:hint="eastAsia"/>
          <w:b w:val="0"/>
          <w:bCs w:val="0"/>
        </w:rPr>
        <w:t>生产类</w:t>
      </w:r>
      <w:bookmarkEnd w:id="0"/>
      <w:r>
        <w:rPr>
          <w:rFonts w:hint="eastAsia"/>
        </w:rPr>
        <w:tab/>
      </w:r>
    </w:p>
    <w:p>
      <w:pPr>
        <w:pStyle w:val="3"/>
        <w:rPr>
          <w:rFonts w:hint="eastAsia"/>
        </w:rPr>
      </w:pPr>
      <w:bookmarkStart w:id="1" w:name="_Toc19109"/>
      <w:r>
        <w:rPr>
          <w:rFonts w:hint="eastAsia" w:ascii="仿宋" w:hAnsi="仿宋" w:eastAsia="仿宋" w:cs="仿宋"/>
        </w:rPr>
        <w:t>供水管网管理数据</w:t>
      </w:r>
      <w:bookmarkEnd w:id="1"/>
      <w:r>
        <w:rPr>
          <w:rFonts w:hint="eastAsia" w:ascii="仿宋" w:hAnsi="仿宋" w:eastAsia="仿宋" w:cs="仿宋"/>
        </w:rPr>
        <w:tab/>
      </w:r>
    </w:p>
    <w:p>
      <w:pPr>
        <w:pStyle w:val="4"/>
        <w:rPr>
          <w:rFonts w:hint="eastAsia"/>
        </w:rPr>
      </w:pPr>
      <w:bookmarkStart w:id="2" w:name="_Toc10192"/>
      <w:r>
        <w:rPr>
          <w:rFonts w:hint="eastAsia"/>
        </w:rPr>
        <w:t>停水记录</w:t>
      </w:r>
      <w:bookmarkEnd w:id="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MW_ARREARAGE_DISABLE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欠费停水工单</w:t>
            </w:r>
          </w:p>
        </w:tc>
      </w:tr>
    </w:tbl>
    <w:p>
      <w:pPr>
        <w:bidi w:val="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pStyle w:val="2"/>
      </w:pPr>
      <w:bookmarkStart w:id="3" w:name="_Toc14649"/>
      <w:r>
        <w:rPr>
          <w:rFonts w:hint="eastAsia"/>
        </w:rPr>
        <w:t>服务类</w:t>
      </w:r>
      <w:bookmarkEnd w:id="3"/>
      <w:r>
        <w:rPr>
          <w:rFonts w:hint="eastAsia"/>
        </w:rPr>
        <w:tab/>
      </w:r>
    </w:p>
    <w:p>
      <w:pPr>
        <w:pStyle w:val="3"/>
      </w:pPr>
      <w:del w:id="0" w:author="pluto" w:date="2026-08-24T15:01:32Z">
        <w:bookmarkStart w:id="4" w:name="_Toc2287"/>
        <w:r>
          <w:rPr>
            <w:rFonts w:hint="default"/>
            <w:lang w:val="en-US"/>
          </w:rPr>
          <w:delText>营销业务</w:delText>
        </w:r>
      </w:del>
      <w:ins w:id="1" w:author="pluto" w:date="2026-08-24T15:01:33Z">
        <w:r>
          <w:rPr>
            <w:rFonts w:hint="eastAsia"/>
            <w:lang w:val="en-US" w:eastAsia="zh-CN"/>
          </w:rPr>
          <w:t>基础</w:t>
        </w:r>
      </w:ins>
      <w:ins w:id="2" w:author="pluto" w:date="2026-08-24T15:01:35Z">
        <w:r>
          <w:rPr>
            <w:rFonts w:hint="eastAsia"/>
            <w:lang w:val="en-US" w:eastAsia="zh-CN"/>
          </w:rPr>
          <w:t>档案</w:t>
        </w:r>
      </w:ins>
      <w:r>
        <w:rPr>
          <w:rFonts w:hint="eastAsia"/>
        </w:rPr>
        <w:t>数据</w:t>
      </w:r>
      <w:bookmarkEnd w:id="4"/>
      <w:r>
        <w:rPr>
          <w:rFonts w:hint="eastAsia"/>
        </w:rPr>
        <w:tab/>
      </w:r>
    </w:p>
    <w:p>
      <w:pPr>
        <w:pStyle w:val="4"/>
        <w:rPr>
          <w:del w:id="4" w:author="pluto" w:date="2026-08-25T17:50:09Z"/>
          <w:rFonts w:hint="eastAsia"/>
        </w:rPr>
        <w:pPrChange w:id="3" w:author="pluto" w:date="2026-08-24T15:02:41Z">
          <w:pPr/>
        </w:pPrChange>
      </w:pPr>
      <w:del w:id="5" w:author="pluto" w:date="2026-08-25T17:50:56Z">
        <w:bookmarkStart w:id="5" w:name="_Toc6631"/>
        <w:r>
          <w:rPr>
            <w:rFonts w:hint="eastAsia"/>
          </w:rPr>
          <w:delText>水表基础信息</w:delText>
        </w:r>
        <w:bookmarkEnd w:id="5"/>
      </w:del>
      <w:del w:id="6" w:author="pluto" w:date="2026-08-25T17:50:56Z">
        <w:r>
          <w:rPr>
            <w:kern w:val="0"/>
            <w:szCs w:val="20"/>
          </w:rPr>
          <w:delText>CM_CARDS_EXTRA_SETTING表卡扩展设置表CM_METERCARDS_EXTRA表卡扩展表</w:delText>
        </w:r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" w:author="pluto" w:date="2026-08-25T17:50:09Z"/>
                <w:b/>
                <w:bCs/>
                <w:kern w:val="0"/>
                <w:szCs w:val="20"/>
              </w:rPr>
            </w:pPr>
            <w:del w:id="9" w:author="pluto" w:date="2026-08-25T17:50:09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0" w:author="pluto" w:date="2026-08-25T17:50:09Z"/>
                <w:b/>
                <w:bCs/>
                <w:kern w:val="0"/>
                <w:szCs w:val="20"/>
              </w:rPr>
            </w:pPr>
            <w:del w:id="11" w:author="pluto" w:date="2026-08-25T17:50:09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" w:author="pluto" w:date="2026-08-25T17:50:09Z"/>
                <w:b/>
                <w:bCs/>
                <w:kern w:val="0"/>
                <w:szCs w:val="20"/>
              </w:rPr>
            </w:pPr>
            <w:del w:id="13" w:author="pluto" w:date="2026-08-25T17:50:09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" w:author="pluto" w:date="2026-08-25T17:50:09Z"/>
                <w:kern w:val="0"/>
                <w:szCs w:val="20"/>
              </w:rPr>
            </w:pPr>
            <w:del w:id="16" w:author="pluto" w:date="2026-08-25T17:50:09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" w:author="pluto" w:date="2026-08-25T17:50:09Z"/>
                <w:rFonts w:hint="eastAsia" w:eastAsia="仿宋"/>
                <w:kern w:val="0"/>
                <w:szCs w:val="20"/>
                <w:lang w:val="en-US" w:eastAsia="zh-CN"/>
              </w:rPr>
            </w:pPr>
            <w:del w:id="18" w:author="pluto" w:date="2026-08-25T17:50:09Z">
              <w:r>
                <w:rPr>
                  <w:kern w:val="0"/>
                  <w:szCs w:val="20"/>
                </w:rPr>
                <w:delText>MW_METER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9" w:author="pluto" w:date="2026-08-25T17:50:09Z"/>
                <w:kern w:val="0"/>
                <w:szCs w:val="20"/>
              </w:rPr>
            </w:pPr>
            <w:del w:id="20" w:author="pluto" w:date="2026-08-25T17:50:09Z">
              <w:r>
                <w:rPr>
                  <w:kern w:val="0"/>
                  <w:szCs w:val="20"/>
                </w:rPr>
                <w:delText>水表信息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" w:author="pluto" w:date="2026-08-25T17:50:09Z"/>
                <w:kern w:val="0"/>
                <w:szCs w:val="20"/>
              </w:rPr>
            </w:pPr>
            <w:del w:id="23" w:author="pluto" w:date="2026-08-25T17:50:09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" w:author="pluto" w:date="2026-08-25T17:50:09Z"/>
                <w:kern w:val="0"/>
                <w:szCs w:val="20"/>
              </w:rPr>
            </w:pPr>
            <w:del w:id="25" w:author="pluto" w:date="2026-08-25T17:50:09Z">
              <w:r>
                <w:rPr>
                  <w:kern w:val="0"/>
                  <w:szCs w:val="20"/>
                </w:rPr>
                <w:delText>MW_METER_LOG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" w:author="pluto" w:date="2026-08-25T17:50:09Z"/>
                <w:kern w:val="0"/>
                <w:szCs w:val="20"/>
              </w:rPr>
            </w:pPr>
            <w:del w:id="27" w:author="pluto" w:date="2026-08-25T17:50:09Z">
              <w:r>
                <w:rPr>
                  <w:kern w:val="0"/>
                  <w:szCs w:val="20"/>
                </w:rPr>
                <w:delText>水表日志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9" w:author="pluto" w:date="2026-08-25T17:50:09Z"/>
                <w:kern w:val="0"/>
                <w:szCs w:val="20"/>
              </w:rPr>
            </w:pPr>
            <w:del w:id="30" w:author="pluto" w:date="2026-08-25T17:50:09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1" w:author="pluto" w:date="2026-08-25T17:50:09Z"/>
                <w:kern w:val="0"/>
                <w:szCs w:val="20"/>
              </w:rPr>
            </w:pPr>
            <w:del w:id="32" w:author="pluto" w:date="2026-08-25T17:50:09Z">
              <w:r>
                <w:rPr>
                  <w:kern w:val="0"/>
                  <w:szCs w:val="20"/>
                </w:rPr>
                <w:delText>pr_GetBarcodeAnalytical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3" w:author="pluto" w:date="2026-08-25T17:50:09Z"/>
                <w:kern w:val="0"/>
                <w:szCs w:val="20"/>
              </w:rPr>
            </w:pPr>
            <w:del w:id="34" w:author="pluto" w:date="2026-08-25T17:50:09Z">
              <w:r>
                <w:rPr>
                  <w:kern w:val="0"/>
                  <w:szCs w:val="20"/>
                </w:rPr>
                <w:delText>水表条码解析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5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6" w:author="pluto" w:date="2026-08-25T17:50:09Z"/>
                <w:kern w:val="0"/>
                <w:szCs w:val="20"/>
              </w:rPr>
            </w:pPr>
            <w:del w:id="37" w:author="pluto" w:date="2026-08-25T17:50:09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8" w:author="pluto" w:date="2026-08-25T17:50:09Z"/>
                <w:kern w:val="0"/>
                <w:szCs w:val="20"/>
              </w:rPr>
            </w:pPr>
            <w:del w:id="39" w:author="pluto" w:date="2026-08-25T17:50:09Z">
              <w:r>
                <w:rPr>
                  <w:kern w:val="0"/>
                  <w:szCs w:val="20"/>
                </w:rPr>
                <w:delText>pr_getmeterinfobysealnumber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40" w:author="pluto" w:date="2026-08-25T17:50:09Z"/>
                <w:kern w:val="0"/>
                <w:szCs w:val="20"/>
              </w:rPr>
            </w:pPr>
            <w:del w:id="41" w:author="pluto" w:date="2026-08-25T17:50:09Z">
              <w:r>
                <w:rPr>
                  <w:kern w:val="0"/>
                  <w:szCs w:val="20"/>
                </w:rPr>
                <w:delText>返回钢印号和条形码数量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42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43" w:author="pluto" w:date="2026-08-25T17:50:09Z"/>
                <w:kern w:val="0"/>
                <w:szCs w:val="20"/>
              </w:rPr>
            </w:pPr>
            <w:del w:id="44" w:author="pluto" w:date="2026-08-25T17:50:09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45" w:author="pluto" w:date="2026-08-25T17:50:09Z"/>
                <w:kern w:val="0"/>
                <w:szCs w:val="20"/>
              </w:rPr>
            </w:pPr>
            <w:del w:id="46" w:author="pluto" w:date="2026-08-25T17:50:09Z">
              <w:r>
                <w:rPr>
                  <w:kern w:val="0"/>
                  <w:szCs w:val="20"/>
                </w:rPr>
                <w:delText>pr_mw_binding_rfid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47" w:author="pluto" w:date="2026-08-25T17:50:09Z"/>
                <w:kern w:val="0"/>
                <w:szCs w:val="20"/>
              </w:rPr>
            </w:pPr>
            <w:del w:id="48" w:author="pluto" w:date="2026-08-25T17:50:09Z">
              <w:r>
                <w:rPr>
                  <w:kern w:val="0"/>
                  <w:szCs w:val="20"/>
                </w:rPr>
                <w:delText>水表绑定rfid接口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49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50" w:author="pluto" w:date="2026-08-25T17:50:09Z"/>
                <w:kern w:val="0"/>
                <w:szCs w:val="20"/>
              </w:rPr>
            </w:pPr>
            <w:del w:id="51" w:author="pluto" w:date="2026-08-25T17:50:09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52" w:author="pluto" w:date="2026-08-25T17:50:09Z"/>
                <w:kern w:val="0"/>
                <w:szCs w:val="20"/>
              </w:rPr>
            </w:pPr>
            <w:del w:id="53" w:author="pluto" w:date="2026-08-25T17:50:09Z">
              <w:r>
                <w:rPr>
                  <w:kern w:val="0"/>
                  <w:szCs w:val="20"/>
                </w:rPr>
                <w:delText>pr_mw_get_meterinfo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54" w:author="pluto" w:date="2026-08-25T17:50:09Z"/>
                <w:kern w:val="0"/>
                <w:szCs w:val="20"/>
              </w:rPr>
            </w:pPr>
            <w:del w:id="55" w:author="pluto" w:date="2026-08-25T17:50:09Z">
              <w:r>
                <w:rPr>
                  <w:kern w:val="0"/>
                  <w:szCs w:val="20"/>
                </w:rPr>
                <w:delText>根据条形码、钢印号获取水表的详细信息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56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57" w:author="pluto" w:date="2026-08-25T17:50:09Z"/>
                <w:kern w:val="0"/>
                <w:szCs w:val="20"/>
              </w:rPr>
            </w:pPr>
            <w:del w:id="58" w:author="pluto" w:date="2026-08-25T17:50:09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59" w:author="pluto" w:date="2026-08-25T17:50:09Z"/>
                <w:kern w:val="0"/>
                <w:szCs w:val="20"/>
              </w:rPr>
            </w:pPr>
            <w:del w:id="60" w:author="pluto" w:date="2026-08-25T17:50:09Z">
              <w:r>
                <w:rPr>
                  <w:kern w:val="0"/>
                  <w:szCs w:val="20"/>
                </w:rPr>
                <w:delText>pr_mw_get_meterlog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61" w:author="pluto" w:date="2026-08-25T17:50:09Z"/>
                <w:kern w:val="0"/>
                <w:szCs w:val="20"/>
              </w:rPr>
            </w:pPr>
            <w:del w:id="62" w:author="pluto" w:date="2026-08-25T17:50:09Z">
              <w:r>
                <w:rPr>
                  <w:kern w:val="0"/>
                  <w:szCs w:val="20"/>
                </w:rPr>
                <w:delText>根据条形码、钢印号获取水表日志信息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63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64" w:author="pluto" w:date="2026-08-25T17:50:09Z"/>
                <w:kern w:val="0"/>
                <w:szCs w:val="20"/>
              </w:rPr>
            </w:pPr>
            <w:del w:id="65" w:author="pluto" w:date="2026-08-25T17:50:09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66" w:author="pluto" w:date="2026-08-25T17:50:09Z"/>
                <w:kern w:val="0"/>
                <w:szCs w:val="20"/>
              </w:rPr>
            </w:pPr>
            <w:del w:id="67" w:author="pluto" w:date="2026-08-25T17:50:09Z">
              <w:r>
                <w:rPr>
                  <w:kern w:val="0"/>
                  <w:szCs w:val="20"/>
                </w:rPr>
                <w:delText>pr_mw_modify_meterinfo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68" w:author="pluto" w:date="2026-08-25T17:50:09Z"/>
                <w:kern w:val="0"/>
                <w:szCs w:val="20"/>
              </w:rPr>
            </w:pPr>
            <w:del w:id="69" w:author="pluto" w:date="2026-08-25T17:50:09Z">
              <w:r>
                <w:rPr>
                  <w:kern w:val="0"/>
                  <w:szCs w:val="20"/>
                </w:rPr>
                <w:delText>修改水表信息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0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71" w:author="pluto" w:date="2026-08-25T17:50:09Z"/>
                <w:kern w:val="0"/>
                <w:szCs w:val="20"/>
              </w:rPr>
            </w:pPr>
            <w:del w:id="72" w:author="pluto" w:date="2026-08-25T17:50:09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73" w:author="pluto" w:date="2026-08-25T17:50:09Z"/>
                <w:kern w:val="0"/>
                <w:szCs w:val="20"/>
              </w:rPr>
            </w:pPr>
            <w:del w:id="74" w:author="pluto" w:date="2026-08-25T17:50:09Z">
              <w:r>
                <w:rPr>
                  <w:kern w:val="0"/>
                  <w:szCs w:val="20"/>
                </w:rPr>
                <w:delText>pr_output_meterLog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75" w:author="pluto" w:date="2026-08-25T17:50:09Z"/>
                <w:kern w:val="0"/>
                <w:szCs w:val="20"/>
              </w:rPr>
            </w:pPr>
            <w:del w:id="76" w:author="pluto" w:date="2026-08-25T17:50:09Z">
              <w:r>
                <w:rPr>
                  <w:kern w:val="0"/>
                  <w:szCs w:val="20"/>
                </w:rPr>
                <w:delText>水表日志导出EXCEL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7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78" w:author="pluto" w:date="2026-08-25T17:50:09Z"/>
                <w:kern w:val="0"/>
                <w:szCs w:val="20"/>
              </w:rPr>
            </w:pPr>
            <w:del w:id="79" w:author="pluto" w:date="2026-08-25T17:50:09Z">
              <w:r>
                <w:rPr>
                  <w:kern w:val="0"/>
                  <w:szCs w:val="20"/>
                </w:rPr>
                <w:delText>10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0" w:author="pluto" w:date="2026-08-25T17:50:09Z"/>
                <w:kern w:val="0"/>
                <w:szCs w:val="20"/>
              </w:rPr>
            </w:pPr>
            <w:del w:id="81" w:author="pluto" w:date="2026-08-25T17:50:09Z">
              <w:r>
                <w:rPr>
                  <w:kern w:val="0"/>
                  <w:szCs w:val="20"/>
                </w:rPr>
                <w:delText>pr_output_verification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2" w:author="pluto" w:date="2026-08-25T17:50:09Z"/>
                <w:kern w:val="0"/>
                <w:szCs w:val="20"/>
              </w:rPr>
            </w:pPr>
            <w:del w:id="83" w:author="pluto" w:date="2026-08-25T17:50:09Z">
              <w:r>
                <w:rPr>
                  <w:kern w:val="0"/>
                  <w:szCs w:val="20"/>
                </w:rPr>
                <w:delText>检定单导出EXCEL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4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5" w:author="pluto" w:date="2026-08-25T17:50:09Z"/>
                <w:kern w:val="0"/>
                <w:szCs w:val="20"/>
              </w:rPr>
            </w:pPr>
            <w:del w:id="86" w:author="pluto" w:date="2026-08-25T17:50:09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7" w:author="pluto" w:date="2026-08-25T17:50:09Z"/>
                <w:kern w:val="0"/>
                <w:szCs w:val="20"/>
              </w:rPr>
            </w:pPr>
            <w:del w:id="88" w:author="pluto" w:date="2026-08-25T17:50:09Z">
              <w:r>
                <w:rPr>
                  <w:kern w:val="0"/>
                  <w:szCs w:val="20"/>
                </w:rPr>
                <w:delText>pr_mw_create_verify_work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9" w:author="pluto" w:date="2026-08-25T17:50:09Z"/>
                <w:kern w:val="0"/>
                <w:szCs w:val="20"/>
              </w:rPr>
            </w:pPr>
            <w:del w:id="90" w:author="pluto" w:date="2026-08-25T17:50:09Z">
              <w:r>
                <w:rPr>
                  <w:kern w:val="0"/>
                  <w:szCs w:val="20"/>
                </w:rPr>
                <w:delText>检定单单条导入（20170930添加）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1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2" w:author="pluto" w:date="2026-08-25T17:50:09Z"/>
                <w:kern w:val="0"/>
                <w:szCs w:val="20"/>
              </w:rPr>
            </w:pPr>
            <w:del w:id="93" w:author="pluto" w:date="2026-08-25T17:50:09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4" w:author="pluto" w:date="2026-08-25T17:50:09Z"/>
                <w:kern w:val="0"/>
                <w:szCs w:val="20"/>
              </w:rPr>
            </w:pPr>
            <w:del w:id="95" w:author="pluto" w:date="2026-08-25T17:50:09Z">
              <w:r>
                <w:rPr>
                  <w:kern w:val="0"/>
                  <w:szCs w:val="20"/>
                </w:rPr>
                <w:delText>func_get_caliberrange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6" w:author="pluto" w:date="2026-08-25T17:50:09Z"/>
                <w:kern w:val="0"/>
                <w:szCs w:val="20"/>
              </w:rPr>
            </w:pPr>
            <w:del w:id="97" w:author="pluto" w:date="2026-08-25T17:50:09Z">
              <w:r>
                <w:rPr>
                  <w:kern w:val="0"/>
                  <w:szCs w:val="20"/>
                </w:rPr>
                <w:delText>从平台库取得所有水表量程信息集合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8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9" w:author="pluto" w:date="2026-08-25T17:50:09Z"/>
                <w:kern w:val="0"/>
                <w:szCs w:val="20"/>
              </w:rPr>
            </w:pPr>
            <w:del w:id="100" w:author="pluto" w:date="2026-08-25T17:50:09Z">
              <w:r>
                <w:rPr>
                  <w:kern w:val="0"/>
                  <w:szCs w:val="20"/>
                </w:rPr>
                <w:delText>13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01" w:author="pluto" w:date="2026-08-25T17:50:09Z"/>
                <w:kern w:val="0"/>
                <w:szCs w:val="20"/>
              </w:rPr>
            </w:pPr>
            <w:del w:id="102" w:author="pluto" w:date="2026-08-25T17:50:09Z">
              <w:r>
                <w:rPr>
                  <w:kern w:val="0"/>
                  <w:szCs w:val="20"/>
                </w:rPr>
                <w:delText>func_get_calibervalue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03" w:author="pluto" w:date="2026-08-25T17:50:09Z"/>
                <w:kern w:val="0"/>
                <w:szCs w:val="20"/>
              </w:rPr>
            </w:pPr>
            <w:del w:id="104" w:author="pluto" w:date="2026-08-25T17:50:09Z">
              <w:r>
                <w:rPr>
                  <w:kern w:val="0"/>
                  <w:szCs w:val="20"/>
                </w:rPr>
                <w:delText>从平台库取得所有水表口径信息集合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05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06" w:author="pluto" w:date="2026-08-25T17:50:09Z"/>
                <w:kern w:val="0"/>
                <w:szCs w:val="20"/>
              </w:rPr>
            </w:pPr>
            <w:del w:id="107" w:author="pluto" w:date="2026-08-25T17:50:09Z">
              <w:r>
                <w:rPr>
                  <w:kern w:val="0"/>
                  <w:szCs w:val="20"/>
                </w:rPr>
                <w:delText>14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08" w:author="pluto" w:date="2026-08-25T17:50:09Z"/>
                <w:kern w:val="0"/>
                <w:szCs w:val="20"/>
              </w:rPr>
            </w:pPr>
            <w:del w:id="109" w:author="pluto" w:date="2026-08-25T17:50:09Z">
              <w:r>
                <w:rPr>
                  <w:kern w:val="0"/>
                  <w:szCs w:val="20"/>
                </w:rPr>
                <w:delText>func_get_metermodels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0" w:author="pluto" w:date="2026-08-25T17:50:09Z"/>
                <w:kern w:val="0"/>
                <w:szCs w:val="20"/>
              </w:rPr>
            </w:pPr>
            <w:del w:id="111" w:author="pluto" w:date="2026-08-25T17:50:09Z">
              <w:r>
                <w:rPr>
                  <w:kern w:val="0"/>
                  <w:szCs w:val="20"/>
                </w:rPr>
                <w:delText>从平台库取得所有水表型号信息集合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2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3" w:author="pluto" w:date="2026-08-25T17:50:09Z"/>
                <w:kern w:val="0"/>
                <w:szCs w:val="20"/>
              </w:rPr>
            </w:pPr>
            <w:del w:id="114" w:author="pluto" w:date="2026-08-25T17:50:09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5" w:author="pluto" w:date="2026-08-25T17:50:09Z"/>
                <w:kern w:val="0"/>
                <w:szCs w:val="20"/>
              </w:rPr>
            </w:pPr>
            <w:del w:id="116" w:author="pluto" w:date="2026-08-25T17:50:09Z">
              <w:r>
                <w:rPr>
                  <w:kern w:val="0"/>
                  <w:szCs w:val="20"/>
                </w:rPr>
                <w:delText>func_get_producersInfo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7" w:author="pluto" w:date="2026-08-25T17:50:09Z"/>
                <w:kern w:val="0"/>
                <w:szCs w:val="20"/>
              </w:rPr>
            </w:pPr>
            <w:del w:id="118" w:author="pluto" w:date="2026-08-25T17:50:09Z">
              <w:r>
                <w:rPr>
                  <w:kern w:val="0"/>
                  <w:szCs w:val="20"/>
                </w:rPr>
                <w:delText>从平台库取得所有水表厂家信息集合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9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0" w:author="pluto" w:date="2026-08-25T17:50:09Z"/>
                <w:kern w:val="0"/>
                <w:szCs w:val="20"/>
              </w:rPr>
            </w:pPr>
            <w:del w:id="121" w:author="pluto" w:date="2026-08-25T17:50:09Z">
              <w:r>
                <w:rPr>
                  <w:kern w:val="0"/>
                  <w:szCs w:val="20"/>
                </w:rPr>
                <w:delText>16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2" w:author="pluto" w:date="2026-08-25T17:50:09Z"/>
                <w:kern w:val="0"/>
                <w:szCs w:val="20"/>
              </w:rPr>
            </w:pPr>
            <w:del w:id="123" w:author="pluto" w:date="2026-08-25T17:50:09Z">
              <w:r>
                <w:rPr>
                  <w:kern w:val="0"/>
                  <w:szCs w:val="20"/>
                </w:rPr>
                <w:delText>func_getWarehouses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4" w:author="pluto" w:date="2026-08-25T17:50:09Z"/>
                <w:kern w:val="0"/>
                <w:szCs w:val="20"/>
              </w:rPr>
            </w:pPr>
            <w:del w:id="125" w:author="pluto" w:date="2026-08-25T17:50:09Z">
              <w:r>
                <w:rPr>
                  <w:kern w:val="0"/>
                  <w:szCs w:val="20"/>
                </w:rPr>
                <w:delText>从平台库取得所有水表仓库信息集合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6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7" w:author="pluto" w:date="2026-08-25T17:50:09Z"/>
                <w:kern w:val="0"/>
                <w:szCs w:val="20"/>
              </w:rPr>
            </w:pPr>
            <w:del w:id="128" w:author="pluto" w:date="2026-08-25T17:50:09Z">
              <w:r>
                <w:rPr>
                  <w:kern w:val="0"/>
                  <w:szCs w:val="20"/>
                </w:rPr>
                <w:delText>17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9" w:author="pluto" w:date="2026-08-25T17:50:09Z"/>
                <w:kern w:val="0"/>
                <w:szCs w:val="20"/>
              </w:rPr>
            </w:pPr>
            <w:del w:id="130" w:author="pluto" w:date="2026-08-25T17:50:09Z">
              <w:r>
                <w:rPr>
                  <w:kern w:val="0"/>
                  <w:szCs w:val="20"/>
                </w:rPr>
                <w:delText>func_getMeterCaliberById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1" w:author="pluto" w:date="2026-08-25T17:50:09Z"/>
                <w:kern w:val="0"/>
                <w:szCs w:val="20"/>
              </w:rPr>
            </w:pPr>
            <w:del w:id="132" w:author="pluto" w:date="2026-08-25T17:50:09Z">
              <w:r>
                <w:rPr>
                  <w:kern w:val="0"/>
                  <w:szCs w:val="20"/>
                </w:rPr>
                <w:delText>根据口径 id 取得口径名称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3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4" w:author="pluto" w:date="2026-08-25T17:50:09Z"/>
                <w:kern w:val="0"/>
                <w:szCs w:val="20"/>
              </w:rPr>
            </w:pPr>
            <w:del w:id="135" w:author="pluto" w:date="2026-08-25T17:50:09Z">
              <w:r>
                <w:rPr>
                  <w:kern w:val="0"/>
                  <w:szCs w:val="20"/>
                </w:rPr>
                <w:delText>18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6" w:author="pluto" w:date="2026-08-25T17:50:09Z"/>
                <w:kern w:val="0"/>
                <w:szCs w:val="20"/>
              </w:rPr>
            </w:pPr>
            <w:del w:id="137" w:author="pluto" w:date="2026-08-25T17:50:09Z">
              <w:r>
                <w:rPr>
                  <w:kern w:val="0"/>
                  <w:szCs w:val="20"/>
                </w:rPr>
                <w:delText>func_getMeterCaliberIdByCode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8" w:author="pluto" w:date="2026-08-25T17:50:09Z"/>
                <w:kern w:val="0"/>
                <w:szCs w:val="20"/>
              </w:rPr>
            </w:pPr>
            <w:del w:id="139" w:author="pluto" w:date="2026-08-25T17:50:09Z">
              <w:r>
                <w:rPr>
                  <w:kern w:val="0"/>
                  <w:szCs w:val="20"/>
                </w:rPr>
                <w:delText>根据水表口径取得营收库中对应的水表口径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0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1" w:author="pluto" w:date="2026-08-25T17:50:09Z"/>
                <w:kern w:val="0"/>
                <w:szCs w:val="20"/>
              </w:rPr>
            </w:pPr>
            <w:del w:id="142" w:author="pluto" w:date="2026-08-25T17:50:09Z">
              <w:r>
                <w:rPr>
                  <w:kern w:val="0"/>
                  <w:szCs w:val="20"/>
                </w:rPr>
                <w:delText>19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3" w:author="pluto" w:date="2026-08-25T17:50:09Z"/>
                <w:kern w:val="0"/>
                <w:szCs w:val="20"/>
              </w:rPr>
            </w:pPr>
            <w:del w:id="144" w:author="pluto" w:date="2026-08-25T17:50:09Z">
              <w:r>
                <w:rPr>
                  <w:kern w:val="0"/>
                  <w:szCs w:val="20"/>
                </w:rPr>
                <w:delText>func_getMeterCaliberRangeById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5" w:author="pluto" w:date="2026-08-25T17:50:09Z"/>
                <w:kern w:val="0"/>
                <w:szCs w:val="20"/>
              </w:rPr>
            </w:pPr>
            <w:del w:id="146" w:author="pluto" w:date="2026-08-25T17:50:09Z">
              <w:r>
                <w:rPr>
                  <w:kern w:val="0"/>
                  <w:szCs w:val="20"/>
                </w:rPr>
                <w:delText>根据量程 id 取得量程名称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7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8" w:author="pluto" w:date="2026-08-25T17:50:09Z"/>
                <w:kern w:val="0"/>
                <w:szCs w:val="20"/>
              </w:rPr>
            </w:pPr>
            <w:del w:id="149" w:author="pluto" w:date="2026-08-25T17:50:09Z">
              <w:r>
                <w:rPr>
                  <w:kern w:val="0"/>
                  <w:szCs w:val="20"/>
                </w:rPr>
                <w:delText>20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0" w:author="pluto" w:date="2026-08-25T17:50:09Z"/>
                <w:kern w:val="0"/>
                <w:szCs w:val="20"/>
              </w:rPr>
            </w:pPr>
            <w:del w:id="151" w:author="pluto" w:date="2026-08-25T17:50:09Z">
              <w:r>
                <w:rPr>
                  <w:kern w:val="0"/>
                  <w:szCs w:val="20"/>
                </w:rPr>
                <w:delText>func_getMeterFarTransById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2" w:author="pluto" w:date="2026-08-25T17:50:09Z"/>
                <w:kern w:val="0"/>
                <w:szCs w:val="20"/>
              </w:rPr>
            </w:pPr>
            <w:del w:id="153" w:author="pluto" w:date="2026-08-25T17:50:09Z">
              <w:r>
                <w:rPr>
                  <w:kern w:val="0"/>
                  <w:szCs w:val="20"/>
                </w:rPr>
                <w:delText>通过id获取远传厂家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4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5" w:author="pluto" w:date="2026-08-25T17:50:09Z"/>
                <w:kern w:val="0"/>
                <w:szCs w:val="20"/>
              </w:rPr>
            </w:pPr>
            <w:del w:id="156" w:author="pluto" w:date="2026-08-25T17:50:09Z">
              <w:r>
                <w:rPr>
                  <w:kern w:val="0"/>
                  <w:szCs w:val="20"/>
                </w:rPr>
                <w:delText>21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7" w:author="pluto" w:date="2026-08-25T17:50:09Z"/>
                <w:kern w:val="0"/>
                <w:szCs w:val="20"/>
              </w:rPr>
            </w:pPr>
            <w:del w:id="158" w:author="pluto" w:date="2026-08-25T17:50:09Z">
              <w:r>
                <w:rPr>
                  <w:kern w:val="0"/>
                  <w:szCs w:val="20"/>
                </w:rPr>
                <w:delText>func_getMeterFarTransIdByCode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9" w:author="pluto" w:date="2026-08-25T17:50:09Z"/>
                <w:kern w:val="0"/>
                <w:szCs w:val="20"/>
              </w:rPr>
            </w:pPr>
            <w:del w:id="160" w:author="pluto" w:date="2026-08-25T17:50:09Z">
              <w:r>
                <w:rPr>
                  <w:kern w:val="0"/>
                  <w:szCs w:val="20"/>
                </w:rPr>
                <w:delText>通过code获取远传厂家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1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2" w:author="pluto" w:date="2026-08-25T17:50:09Z"/>
                <w:kern w:val="0"/>
                <w:szCs w:val="20"/>
              </w:rPr>
            </w:pPr>
            <w:del w:id="163" w:author="pluto" w:date="2026-08-25T17:50:09Z">
              <w:r>
                <w:rPr>
                  <w:kern w:val="0"/>
                  <w:szCs w:val="20"/>
                </w:rPr>
                <w:delText>22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4" w:author="pluto" w:date="2026-08-25T17:50:09Z"/>
                <w:kern w:val="0"/>
                <w:szCs w:val="20"/>
              </w:rPr>
            </w:pPr>
            <w:del w:id="165" w:author="pluto" w:date="2026-08-25T17:50:09Z">
              <w:r>
                <w:rPr>
                  <w:kern w:val="0"/>
                  <w:szCs w:val="20"/>
                </w:rPr>
                <w:delText>func_getMeterModelById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6" w:author="pluto" w:date="2026-08-25T17:50:09Z"/>
                <w:kern w:val="0"/>
                <w:szCs w:val="20"/>
              </w:rPr>
            </w:pPr>
            <w:del w:id="167" w:author="pluto" w:date="2026-08-25T17:50:09Z">
              <w:r>
                <w:rPr>
                  <w:kern w:val="0"/>
                  <w:szCs w:val="20"/>
                </w:rPr>
                <w:delText>根据型号 id 取得型号名称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8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9" w:author="pluto" w:date="2026-08-25T17:50:09Z"/>
                <w:kern w:val="0"/>
                <w:szCs w:val="20"/>
              </w:rPr>
            </w:pPr>
            <w:del w:id="170" w:author="pluto" w:date="2026-08-25T17:50:09Z">
              <w:r>
                <w:rPr>
                  <w:kern w:val="0"/>
                  <w:szCs w:val="20"/>
                </w:rPr>
                <w:delText>23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1" w:author="pluto" w:date="2026-08-25T17:50:09Z"/>
                <w:kern w:val="0"/>
                <w:szCs w:val="20"/>
              </w:rPr>
            </w:pPr>
            <w:del w:id="172" w:author="pluto" w:date="2026-08-25T17:50:09Z">
              <w:r>
                <w:rPr>
                  <w:kern w:val="0"/>
                  <w:szCs w:val="20"/>
                </w:rPr>
                <w:delText>func_getMeterModelIdByCode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3" w:author="pluto" w:date="2026-08-25T17:50:09Z"/>
                <w:kern w:val="0"/>
                <w:szCs w:val="20"/>
              </w:rPr>
            </w:pPr>
            <w:del w:id="174" w:author="pluto" w:date="2026-08-25T17:50:09Z">
              <w:r>
                <w:rPr>
                  <w:kern w:val="0"/>
                  <w:szCs w:val="20"/>
                </w:rPr>
                <w:delText>根据水表型号code取得营收库中对应的水表型号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5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6" w:author="pluto" w:date="2026-08-25T17:50:09Z"/>
                <w:kern w:val="0"/>
                <w:szCs w:val="20"/>
              </w:rPr>
            </w:pPr>
            <w:del w:id="177" w:author="pluto" w:date="2026-08-25T17:50:09Z">
              <w:r>
                <w:rPr>
                  <w:kern w:val="0"/>
                  <w:szCs w:val="20"/>
                </w:rPr>
                <w:delText>24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8" w:author="pluto" w:date="2026-08-25T17:50:09Z"/>
                <w:kern w:val="0"/>
                <w:szCs w:val="20"/>
              </w:rPr>
            </w:pPr>
            <w:del w:id="179" w:author="pluto" w:date="2026-08-25T17:50:09Z">
              <w:r>
                <w:rPr>
                  <w:kern w:val="0"/>
                  <w:szCs w:val="20"/>
                </w:rPr>
                <w:delText>func_getMeterProducerById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0" w:author="pluto" w:date="2026-08-25T17:50:09Z"/>
                <w:kern w:val="0"/>
                <w:szCs w:val="20"/>
              </w:rPr>
            </w:pPr>
            <w:del w:id="181" w:author="pluto" w:date="2026-08-25T17:50:09Z">
              <w:r>
                <w:rPr>
                  <w:kern w:val="0"/>
                  <w:szCs w:val="20"/>
                </w:rPr>
                <w:delText>根据厂家 id 取得厂家名称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2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3" w:author="pluto" w:date="2026-08-25T17:50:09Z"/>
                <w:kern w:val="0"/>
                <w:szCs w:val="20"/>
              </w:rPr>
            </w:pPr>
            <w:del w:id="184" w:author="pluto" w:date="2026-08-25T17:50:09Z">
              <w:r>
                <w:rPr>
                  <w:kern w:val="0"/>
                  <w:szCs w:val="20"/>
                </w:rPr>
                <w:delText>25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5" w:author="pluto" w:date="2026-08-25T17:50:09Z"/>
                <w:kern w:val="0"/>
                <w:szCs w:val="20"/>
              </w:rPr>
            </w:pPr>
            <w:del w:id="186" w:author="pluto" w:date="2026-08-25T17:50:09Z">
              <w:r>
                <w:rPr>
                  <w:kern w:val="0"/>
                  <w:szCs w:val="20"/>
                </w:rPr>
                <w:delText>func_getMeterProducerIdByCode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7" w:author="pluto" w:date="2026-08-25T17:50:09Z"/>
                <w:kern w:val="0"/>
                <w:szCs w:val="20"/>
              </w:rPr>
            </w:pPr>
            <w:del w:id="188" w:author="pluto" w:date="2026-08-25T17:50:09Z">
              <w:r>
                <w:rPr>
                  <w:kern w:val="0"/>
                  <w:szCs w:val="20"/>
                </w:rPr>
                <w:delText>根据厂家 code 取得厂家名称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9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90" w:author="pluto" w:date="2026-08-25T17:50:09Z"/>
                <w:kern w:val="0"/>
                <w:szCs w:val="20"/>
              </w:rPr>
            </w:pPr>
            <w:del w:id="191" w:author="pluto" w:date="2026-08-25T17:50:09Z">
              <w:r>
                <w:rPr>
                  <w:kern w:val="0"/>
                  <w:szCs w:val="20"/>
                </w:rPr>
                <w:delText>26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92" w:author="pluto" w:date="2026-08-25T17:50:09Z"/>
                <w:kern w:val="0"/>
                <w:szCs w:val="20"/>
              </w:rPr>
            </w:pPr>
            <w:del w:id="193" w:author="pluto" w:date="2026-08-25T17:50:09Z">
              <w:r>
                <w:rPr>
                  <w:kern w:val="0"/>
                  <w:szCs w:val="20"/>
                </w:rPr>
                <w:delText>func_getMeterStateName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94" w:author="pluto" w:date="2026-08-25T17:50:09Z"/>
                <w:kern w:val="0"/>
                <w:szCs w:val="20"/>
              </w:rPr>
            </w:pPr>
            <w:del w:id="195" w:author="pluto" w:date="2026-08-25T17:50:09Z">
              <w:r>
                <w:rPr>
                  <w:kern w:val="0"/>
                  <w:szCs w:val="20"/>
                </w:rPr>
                <w:delText>词语解析返回水表状态标识释义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96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97" w:author="pluto" w:date="2026-08-25T17:50:09Z"/>
                <w:kern w:val="0"/>
                <w:szCs w:val="20"/>
              </w:rPr>
            </w:pPr>
            <w:del w:id="198" w:author="pluto" w:date="2026-08-25T17:50:09Z">
              <w:r>
                <w:rPr>
                  <w:kern w:val="0"/>
                  <w:szCs w:val="20"/>
                </w:rPr>
                <w:delText>27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99" w:author="pluto" w:date="2026-08-25T17:50:09Z"/>
                <w:kern w:val="0"/>
                <w:szCs w:val="20"/>
              </w:rPr>
            </w:pPr>
            <w:del w:id="200" w:author="pluto" w:date="2026-08-25T17:50:09Z">
              <w:r>
                <w:rPr>
                  <w:kern w:val="0"/>
                  <w:szCs w:val="20"/>
                </w:rPr>
                <w:delText>CM_METERS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1" w:author="pluto" w:date="2026-08-25T17:50:09Z"/>
                <w:kern w:val="0"/>
                <w:szCs w:val="20"/>
              </w:rPr>
            </w:pPr>
            <w:del w:id="202" w:author="pluto" w:date="2026-08-25T17:50:09Z">
              <w:r>
                <w:rPr>
                  <w:kern w:val="0"/>
                  <w:szCs w:val="20"/>
                </w:rPr>
                <w:delText>水表资料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3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4" w:author="pluto" w:date="2026-08-25T17:50:09Z"/>
                <w:rFonts w:hint="eastAsia" w:eastAsia="仿宋"/>
                <w:kern w:val="0"/>
                <w:szCs w:val="20"/>
                <w:lang w:eastAsia="zh-CN"/>
              </w:rPr>
            </w:pPr>
            <w:del w:id="205" w:author="pluto" w:date="2026-08-25T17:50:09Z">
              <w:r>
                <w:rPr>
                  <w:rFonts w:hint="default"/>
                  <w:kern w:val="0"/>
                  <w:szCs w:val="20"/>
                  <w:lang w:val="en-US"/>
                </w:rPr>
                <w:delText>28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206" w:author="pluto" w:date="2026-08-25T17:50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07" w:author="pluto" w:date="2026-08-25T17:50:09Z">
              <w:r>
                <w:rPr>
                  <w:kern w:val="0"/>
                  <w:szCs w:val="20"/>
                </w:rPr>
                <w:delText>CM_SMARTCARD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208" w:author="pluto" w:date="2026-08-25T17:50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09" w:author="pluto" w:date="2026-08-25T17:50:09Z">
              <w:r>
                <w:rPr>
                  <w:kern w:val="0"/>
                  <w:szCs w:val="20"/>
                </w:rPr>
                <w:delText>IC卡主表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0" w:author="pluto" w:date="2026-08-25T17:50:0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1" w:author="pluto" w:date="2026-08-25T17:50:09Z"/>
                <w:rFonts w:hint="eastAsia" w:eastAsia="仿宋"/>
                <w:kern w:val="0"/>
                <w:szCs w:val="20"/>
                <w:lang w:eastAsia="zh-CN"/>
              </w:rPr>
            </w:pPr>
            <w:del w:id="212" w:author="pluto" w:date="2026-08-25T17:50:09Z">
              <w:r>
                <w:rPr>
                  <w:rFonts w:hint="default"/>
                  <w:kern w:val="0"/>
                  <w:szCs w:val="20"/>
                  <w:lang w:val="en-US"/>
                </w:rPr>
                <w:delText>29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213" w:author="pluto" w:date="2026-08-25T17:50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14" w:author="pluto" w:date="2026-08-25T17:50:09Z">
              <w:r>
                <w:rPr>
                  <w:kern w:val="0"/>
                  <w:szCs w:val="20"/>
                </w:rPr>
                <w:delText>MR_METERMODELS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215" w:author="pluto" w:date="2026-08-25T17:50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16" w:author="pluto" w:date="2026-08-25T17:50:09Z">
              <w:r>
                <w:rPr>
                  <w:kern w:val="0"/>
                  <w:szCs w:val="20"/>
                </w:rPr>
                <w:delText>水表</w:delText>
              </w:r>
            </w:del>
            <w:del w:id="217" w:author="pluto" w:date="2026-08-25T17:50:09Z">
              <w:r>
                <w:rPr>
                  <w:rFonts w:hint="eastAsia"/>
                  <w:kern w:val="0"/>
                  <w:szCs w:val="20"/>
                  <w:lang w:val="en-US" w:eastAsia="zh-CN"/>
                </w:rPr>
                <w:delText>小类</w:delText>
              </w:r>
            </w:del>
          </w:p>
        </w:tc>
      </w:tr>
    </w:tbl>
    <w:p>
      <w:pPr>
        <w:pStyle w:val="4"/>
        <w:rPr>
          <w:rFonts w:hint="eastAsia"/>
        </w:rPr>
      </w:pPr>
      <w:del w:id="218" w:author="pluto" w:date="2026-08-25T17:50:09Z">
        <w:bookmarkStart w:id="6" w:name="_Toc739"/>
        <w:r>
          <w:rPr>
            <w:kern w:val="0"/>
            <w:szCs w:val="20"/>
          </w:rPr>
          <w:delText>MR_METERCALIBERS水表口径MR_METERRANGES水表量程表</w:delText>
        </w:r>
      </w:del>
      <w:del w:id="219" w:author="pluto" w:date="2026-08-25T17:47:15Z">
        <w:r>
          <w:rPr>
            <w:kern w:val="0"/>
            <w:szCs w:val="20"/>
          </w:rPr>
          <w:delText>CM_SMARTCARDIC卡主表</w:delText>
        </w:r>
      </w:del>
      <w:del w:id="220" w:author="pluto" w:date="2026-08-24T15:08:12Z">
        <w:r>
          <w:rPr>
            <w:rFonts w:hint="eastAsia"/>
          </w:rPr>
          <w:delText>供</w:delText>
        </w:r>
      </w:del>
      <w:r>
        <w:rPr>
          <w:rFonts w:hint="eastAsia"/>
        </w:rPr>
        <w:t>水价</w:t>
      </w:r>
      <w:del w:id="221" w:author="pluto" w:date="2026-08-24T15:08:13Z">
        <w:r>
          <w:rPr>
            <w:rFonts w:hint="eastAsia"/>
          </w:rPr>
          <w:delText>格</w:delText>
        </w:r>
        <w:bookmarkEnd w:id="6"/>
      </w:del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2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3" w:author="pluto" w:date="2026-08-24T15:06:36Z"/>
                <w:kern w:val="0"/>
                <w:szCs w:val="20"/>
              </w:rPr>
            </w:pPr>
            <w:del w:id="224" w:author="pluto" w:date="2026-08-24T15:06:36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25" w:author="pluto" w:date="2026-08-24T15:06:36Z"/>
                <w:kern w:val="0"/>
                <w:szCs w:val="20"/>
              </w:rPr>
            </w:pPr>
            <w:del w:id="226" w:author="pluto" w:date="2026-08-24T15:06:36Z">
              <w:r>
                <w:rPr>
                  <w:kern w:val="0"/>
                  <w:szCs w:val="20"/>
                </w:rPr>
                <w:delText>CM_CUSTOM_PRICE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7" w:author="pluto" w:date="2026-08-24T15:06:36Z"/>
                <w:kern w:val="0"/>
                <w:szCs w:val="20"/>
              </w:rPr>
            </w:pPr>
            <w:del w:id="228" w:author="pluto" w:date="2026-08-24T15:06:36Z">
              <w:r>
                <w:rPr>
                  <w:kern w:val="0"/>
                  <w:szCs w:val="20"/>
                </w:rPr>
                <w:delText>自定义价格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9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0" w:author="pluto" w:date="2026-08-24T15:06:36Z"/>
                <w:kern w:val="0"/>
                <w:szCs w:val="20"/>
              </w:rPr>
            </w:pPr>
            <w:del w:id="231" w:author="pluto" w:date="2026-08-24T15:06:36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32" w:author="pluto" w:date="2026-08-24T15:06:36Z"/>
                <w:kern w:val="0"/>
                <w:szCs w:val="20"/>
              </w:rPr>
            </w:pPr>
            <w:del w:id="233" w:author="pluto" w:date="2026-08-24T15:06:36Z">
              <w:r>
                <w:rPr>
                  <w:kern w:val="0"/>
                  <w:szCs w:val="20"/>
                </w:rPr>
                <w:delText>CM_DISCOUNT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4" w:author="pluto" w:date="2026-08-24T15:06:36Z"/>
                <w:kern w:val="0"/>
                <w:szCs w:val="20"/>
              </w:rPr>
            </w:pPr>
            <w:del w:id="235" w:author="pluto" w:date="2026-08-24T15:06:36Z">
              <w:r>
                <w:rPr>
                  <w:kern w:val="0"/>
                  <w:szCs w:val="20"/>
                </w:rPr>
                <w:delText>优惠信息（废弃）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6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7" w:author="pluto" w:date="2026-08-24T15:06:36Z"/>
                <w:kern w:val="0"/>
                <w:szCs w:val="20"/>
              </w:rPr>
            </w:pPr>
            <w:del w:id="238" w:author="pluto" w:date="2026-08-24T15:06:36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39" w:author="pluto" w:date="2026-08-24T15:06:36Z"/>
                <w:kern w:val="0"/>
                <w:szCs w:val="20"/>
              </w:rPr>
            </w:pPr>
            <w:del w:id="240" w:author="pluto" w:date="2026-08-24T15:06:36Z">
              <w:r>
                <w:rPr>
                  <w:kern w:val="0"/>
                  <w:szCs w:val="20"/>
                </w:rPr>
                <w:delText>CM_DISCOUNTLOG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1" w:author="pluto" w:date="2026-08-24T15:06:36Z"/>
                <w:kern w:val="0"/>
                <w:szCs w:val="20"/>
              </w:rPr>
            </w:pPr>
            <w:del w:id="242" w:author="pluto" w:date="2026-08-24T15:06:36Z">
              <w:r>
                <w:rPr>
                  <w:kern w:val="0"/>
                  <w:szCs w:val="20"/>
                </w:rPr>
                <w:delText>优惠日志（废弃）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3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4" w:author="pluto" w:date="2026-08-24T15:06:36Z"/>
                <w:kern w:val="0"/>
                <w:szCs w:val="20"/>
              </w:rPr>
            </w:pPr>
            <w:del w:id="245" w:author="pluto" w:date="2026-08-24T15:06:36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46" w:author="pluto" w:date="2026-08-24T15:06:36Z"/>
                <w:kern w:val="0"/>
                <w:szCs w:val="20"/>
              </w:rPr>
            </w:pPr>
            <w:del w:id="247" w:author="pluto" w:date="2026-08-24T15:06:36Z">
              <w:r>
                <w:rPr>
                  <w:kern w:val="0"/>
                  <w:szCs w:val="20"/>
                </w:rPr>
                <w:delText>CM_PREFERENTIAL_TEMPLET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8" w:author="pluto" w:date="2026-08-24T15:06:36Z"/>
                <w:kern w:val="0"/>
                <w:szCs w:val="20"/>
              </w:rPr>
            </w:pPr>
            <w:del w:id="249" w:author="pluto" w:date="2026-08-24T15:06:36Z">
              <w:r>
                <w:rPr>
                  <w:kern w:val="0"/>
                  <w:szCs w:val="20"/>
                </w:rPr>
                <w:delText>优惠方案模板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0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1" w:author="pluto" w:date="2026-08-24T15:06:36Z"/>
                <w:kern w:val="0"/>
                <w:szCs w:val="20"/>
              </w:rPr>
            </w:pPr>
            <w:del w:id="252" w:author="pluto" w:date="2026-08-24T15:06:36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53" w:author="pluto" w:date="2026-08-24T15:06:36Z"/>
                <w:kern w:val="0"/>
                <w:szCs w:val="20"/>
              </w:rPr>
            </w:pPr>
            <w:del w:id="254" w:author="pluto" w:date="2026-08-24T15:06:36Z">
              <w:r>
                <w:rPr>
                  <w:kern w:val="0"/>
                  <w:szCs w:val="20"/>
                </w:rPr>
                <w:delText>CM_PREFERENTIAL_SCHEME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5" w:author="pluto" w:date="2026-08-24T15:06:36Z"/>
                <w:kern w:val="0"/>
                <w:szCs w:val="20"/>
              </w:rPr>
            </w:pPr>
            <w:del w:id="256" w:author="pluto" w:date="2026-08-24T15:06:36Z">
              <w:r>
                <w:rPr>
                  <w:kern w:val="0"/>
                  <w:szCs w:val="20"/>
                </w:rPr>
                <w:delText>优惠方案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7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8" w:author="pluto" w:date="2026-08-24T15:06:36Z"/>
                <w:kern w:val="0"/>
                <w:szCs w:val="20"/>
              </w:rPr>
            </w:pPr>
            <w:del w:id="259" w:author="pluto" w:date="2026-08-24T15:06:36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60" w:author="pluto" w:date="2026-08-24T15:06:36Z"/>
                <w:kern w:val="0"/>
                <w:szCs w:val="20"/>
              </w:rPr>
            </w:pPr>
            <w:del w:id="261" w:author="pluto" w:date="2026-08-24T15:06:36Z">
              <w:r>
                <w:rPr>
                  <w:kern w:val="0"/>
                  <w:szCs w:val="20"/>
                </w:rPr>
                <w:delText>CM_PREFERENTIAL_SCHEME_DETAIL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2" w:author="pluto" w:date="2026-08-24T15:06:36Z"/>
                <w:kern w:val="0"/>
                <w:szCs w:val="20"/>
              </w:rPr>
            </w:pPr>
            <w:del w:id="263" w:author="pluto" w:date="2026-08-24T15:06:36Z">
              <w:r>
                <w:rPr>
                  <w:kern w:val="0"/>
                  <w:szCs w:val="20"/>
                </w:rPr>
                <w:delText>优惠方案详情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4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5" w:author="pluto" w:date="2026-08-24T15:06:36Z"/>
                <w:kern w:val="0"/>
                <w:szCs w:val="20"/>
              </w:rPr>
            </w:pPr>
            <w:del w:id="266" w:author="pluto" w:date="2026-08-24T15:06:36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67" w:author="pluto" w:date="2026-08-24T15:06:36Z"/>
                <w:kern w:val="0"/>
                <w:szCs w:val="20"/>
              </w:rPr>
            </w:pPr>
            <w:del w:id="268" w:author="pluto" w:date="2026-08-24T15:06:36Z">
              <w:r>
                <w:rPr>
                  <w:kern w:val="0"/>
                  <w:szCs w:val="20"/>
                </w:rPr>
                <w:delText>CM_OVERPLAN_SCHEME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9" w:author="pluto" w:date="2026-08-24T15:06:36Z"/>
                <w:kern w:val="0"/>
                <w:szCs w:val="20"/>
              </w:rPr>
            </w:pPr>
            <w:del w:id="270" w:author="pluto" w:date="2026-08-24T15:06:36Z">
              <w:r>
                <w:rPr>
                  <w:kern w:val="0"/>
                  <w:szCs w:val="20"/>
                </w:rPr>
                <w:delText>超计划用水方案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1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2" w:author="pluto" w:date="2026-08-24T15:06:36Z"/>
                <w:kern w:val="0"/>
                <w:szCs w:val="20"/>
              </w:rPr>
            </w:pPr>
            <w:del w:id="273" w:author="pluto" w:date="2026-08-24T15:06:36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74" w:author="pluto" w:date="2026-08-24T15:06:36Z"/>
                <w:kern w:val="0"/>
                <w:szCs w:val="20"/>
              </w:rPr>
            </w:pPr>
            <w:del w:id="275" w:author="pluto" w:date="2026-08-24T15:06:36Z">
              <w:r>
                <w:rPr>
                  <w:kern w:val="0"/>
                  <w:szCs w:val="20"/>
                </w:rPr>
                <w:delText>CM_OVERPLAN_SCHEME_DETAIL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6" w:author="pluto" w:date="2026-08-24T15:06:36Z"/>
                <w:kern w:val="0"/>
                <w:szCs w:val="20"/>
              </w:rPr>
            </w:pPr>
            <w:del w:id="277" w:author="pluto" w:date="2026-08-24T15:06:36Z">
              <w:r>
                <w:rPr>
                  <w:kern w:val="0"/>
                  <w:szCs w:val="20"/>
                </w:rPr>
                <w:delText>超计划用水方案详情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8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9" w:author="pluto" w:date="2026-08-24T15:06:36Z"/>
                <w:kern w:val="0"/>
                <w:szCs w:val="20"/>
              </w:rPr>
            </w:pPr>
            <w:del w:id="280" w:author="pluto" w:date="2026-08-24T15:06:36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81" w:author="pluto" w:date="2026-08-24T15:06:36Z"/>
                <w:kern w:val="0"/>
                <w:szCs w:val="20"/>
              </w:rPr>
            </w:pPr>
            <w:del w:id="282" w:author="pluto" w:date="2026-08-24T15:06:36Z">
              <w:r>
                <w:rPr>
                  <w:kern w:val="0"/>
                  <w:szCs w:val="20"/>
                </w:rPr>
                <w:delText>CM_SHARE_PLAN_WATER_CARD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3" w:author="pluto" w:date="2026-08-24T15:06:36Z"/>
                <w:kern w:val="0"/>
                <w:szCs w:val="20"/>
              </w:rPr>
            </w:pPr>
            <w:del w:id="284" w:author="pluto" w:date="2026-08-24T15:06:36Z">
              <w:r>
                <w:rPr>
                  <w:kern w:val="0"/>
                  <w:szCs w:val="20"/>
                </w:rPr>
                <w:delText>共享超计划配置表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5" w:author="pluto" w:date="2026-08-24T15:06:3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86" w:author="pluto" w:date="2026-08-24T15:06:36Z"/>
                <w:kern w:val="0"/>
                <w:szCs w:val="20"/>
              </w:rPr>
            </w:pPr>
            <w:del w:id="287" w:author="pluto" w:date="2026-08-24T15:06:36Z">
              <w:r>
                <w:rPr>
                  <w:kern w:val="0"/>
                  <w:szCs w:val="20"/>
                </w:rPr>
                <w:delText>10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88" w:author="pluto" w:date="2026-08-24T15:06:36Z"/>
                <w:kern w:val="0"/>
                <w:szCs w:val="20"/>
              </w:rPr>
            </w:pPr>
            <w:del w:id="289" w:author="pluto" w:date="2026-08-24T15:06:36Z">
              <w:r>
                <w:rPr>
                  <w:kern w:val="0"/>
                  <w:szCs w:val="20"/>
                </w:rPr>
                <w:delText>CM_PLAN_WATER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90" w:author="pluto" w:date="2026-08-24T15:06:36Z"/>
                <w:kern w:val="0"/>
                <w:szCs w:val="20"/>
              </w:rPr>
            </w:pPr>
            <w:del w:id="291" w:author="pluto" w:date="2026-08-24T15:06:36Z">
              <w:r>
                <w:rPr>
                  <w:kern w:val="0"/>
                  <w:szCs w:val="20"/>
                </w:rPr>
                <w:delText>超计划水量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92" w:author="pluto" w:date="2026-08-24T15:07:4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93" w:author="pluto" w:date="2026-08-24T15:07:41Z"/>
                <w:kern w:val="0"/>
                <w:szCs w:val="20"/>
              </w:rPr>
            </w:pPr>
            <w:del w:id="294" w:author="pluto" w:date="2026-08-24T15:07:41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del w:id="295" w:author="pluto" w:date="2026-08-24T15:07:41Z"/>
                <w:kern w:val="0"/>
                <w:szCs w:val="20"/>
              </w:rPr>
            </w:pPr>
            <w:del w:id="296" w:author="pluto" w:date="2026-08-24T15:07:41Z">
              <w:r>
                <w:rPr>
                  <w:kern w:val="0"/>
                  <w:szCs w:val="20"/>
                </w:rPr>
                <w:delText>PRICE_ITEMS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97" w:author="pluto" w:date="2026-08-24T15:07:41Z"/>
                <w:kern w:val="0"/>
                <w:szCs w:val="20"/>
              </w:rPr>
            </w:pPr>
            <w:del w:id="298" w:author="pluto" w:date="2026-08-24T15:07:41Z">
              <w:r>
                <w:rPr>
                  <w:kern w:val="0"/>
                  <w:szCs w:val="20"/>
                </w:rPr>
                <w:delText>费用组成表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  <w:del w:id="299" w:author="pluto" w:date="2026-08-24T15:07:4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调价日志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300" w:author="pluto" w:date="2026-08-24T15:07:45Z">
              <w:r>
                <w:rPr>
                  <w:rFonts w:hint="default"/>
                  <w:kern w:val="0"/>
                  <w:szCs w:val="20"/>
                  <w:lang w:val="en-US"/>
                </w:rPr>
                <w:delText>13</w:delText>
              </w:r>
            </w:del>
            <w:ins w:id="301" w:author="pluto" w:date="2026-08-24T15:07:4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PRICE_CATEGORY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302" w:author="pluto" w:date="2026-08-24T15:07:47Z">
              <w:r>
                <w:rPr>
                  <w:rFonts w:hint="default"/>
                  <w:kern w:val="0"/>
                  <w:szCs w:val="20"/>
                  <w:lang w:val="en-US"/>
                </w:rPr>
                <w:delText>14</w:delText>
              </w:r>
            </w:del>
            <w:ins w:id="303" w:author="pluto" w:date="2026-08-24T15:07:4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PRICE_INFO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304" w:author="pluto" w:date="2026-08-24T15:07:49Z">
              <w:r>
                <w:rPr>
                  <w:rFonts w:hint="default"/>
                  <w:kern w:val="0"/>
                  <w:szCs w:val="20"/>
                  <w:lang w:val="en-US"/>
                </w:rPr>
                <w:delText>15</w:delText>
              </w:r>
            </w:del>
            <w:ins w:id="305" w:author="pluto" w:date="2026-08-24T15:07:4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PRICE_DETAIL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306" w:author="pluto" w:date="2026-08-24T15:07:51Z">
              <w:r>
                <w:rPr>
                  <w:rFonts w:hint="default"/>
                  <w:kern w:val="0"/>
                  <w:szCs w:val="20"/>
                  <w:lang w:val="en-US"/>
                </w:rPr>
                <w:delText>16</w:delText>
              </w:r>
            </w:del>
            <w:ins w:id="307" w:author="pluto" w:date="2026-08-24T15:07:5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5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PRICE_RELATIONS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价格站点关系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308" w:author="pluto" w:date="2026-08-24T15:07:33Z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ins w:id="309" w:author="pluto" w:date="2026-08-24T15:07:33Z"/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310" w:author="pluto" w:date="2026-08-24T15:07:54Z">
              <w:bookmarkStart w:id="7" w:name="_Toc24499"/>
              <w:r>
                <w:rPr>
                  <w:rFonts w:hint="default"/>
                  <w:kern w:val="0"/>
                  <w:szCs w:val="20"/>
                  <w:lang w:val="en-US"/>
                </w:rPr>
                <w:delText>11</w:delText>
              </w:r>
            </w:del>
            <w:ins w:id="311" w:author="pluto" w:date="2026-08-24T15:07:5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6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312" w:author="pluto" w:date="2026-08-24T15:07:3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PRICE_ITEMS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313" w:author="pluto" w:date="2026-08-24T15:07:3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费用组成表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314" w:author="pluto" w:date="2026-08-24T15:09:03Z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ins w:id="315" w:author="pluto" w:date="2026-08-24T15:09:03Z"/>
                <w:rFonts w:hint="eastAsia" w:eastAsia="仿宋"/>
                <w:kern w:val="0"/>
                <w:szCs w:val="20"/>
                <w:lang w:val="en-US" w:eastAsia="zh-CN"/>
              </w:rPr>
            </w:pPr>
            <w:ins w:id="316" w:author="pluto" w:date="2026-08-24T15:09:0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7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317" w:author="pluto" w:date="2026-08-24T15:09:0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CM_BLEND_READING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318" w:author="pluto" w:date="2026-08-24T15:09:0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混合用水配置表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319" w:author="pluto" w:date="2026-08-24T15:09:04Z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ins w:id="320" w:author="pluto" w:date="2026-08-24T15:09:04Z"/>
                <w:rFonts w:hint="eastAsia" w:eastAsia="仿宋"/>
                <w:kern w:val="0"/>
                <w:szCs w:val="20"/>
                <w:lang w:val="en-US" w:eastAsia="zh-CN"/>
              </w:rPr>
            </w:pPr>
            <w:ins w:id="321" w:author="pluto" w:date="2026-08-24T15:09:0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8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322" w:author="pluto" w:date="2026-08-24T15:09:0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CM_BLEND_READING_SCHEME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323" w:author="pluto" w:date="2026-08-24T15:09:0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混合用水方案表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324" w:author="pluto" w:date="2026-08-24T15:09:05Z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ins w:id="325" w:author="pluto" w:date="2026-08-24T15:09:05Z"/>
                <w:rFonts w:hint="eastAsia" w:eastAsia="仿宋"/>
                <w:kern w:val="0"/>
                <w:szCs w:val="20"/>
                <w:lang w:val="en-US" w:eastAsia="zh-CN"/>
              </w:rPr>
            </w:pPr>
            <w:ins w:id="326" w:author="pluto" w:date="2026-08-24T15:09:10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9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327" w:author="pluto" w:date="2026-08-24T15:09:05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CM_BLEND_READING_SCHEME_RL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328" w:author="pluto" w:date="2026-08-24T15:09:05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混合用水方案</w:t>
            </w:r>
            <w:ins w:id="329" w:author="pluto" w:date="2026-08-24T15:10:0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关联</w:t>
              </w:r>
            </w:ins>
            <w:del w:id="330" w:author="pluto" w:date="2026-08-24T15:10:06Z">
              <w:r>
                <w:rPr>
                  <w:kern w:val="0"/>
                  <w:szCs w:val="20"/>
                </w:rPr>
                <w:delText>关系</w:delText>
              </w:r>
            </w:del>
            <w:del w:id="331" w:author="pluto" w:date="2026-08-24T15:10:05Z">
              <w:r>
                <w:rPr>
                  <w:kern w:val="0"/>
                  <w:szCs w:val="20"/>
                </w:rPr>
                <w:delText>表</w:delText>
              </w:r>
            </w:del>
          </w:p>
        </w:tc>
      </w:tr>
    </w:tbl>
    <w:p>
      <w:pPr>
        <w:pStyle w:val="4"/>
        <w:rPr>
          <w:del w:id="332" w:author="pluto" w:date="2026-08-24T15:11:49Z"/>
          <w:rFonts w:hint="eastAsia"/>
        </w:rPr>
      </w:pPr>
      <w:del w:id="333" w:author="pluto" w:date="2026-08-24T15:11:49Z">
        <w:r>
          <w:rPr>
            <w:rFonts w:hint="eastAsia"/>
          </w:rPr>
          <w:delText>用水量和用水户数</w:delText>
        </w:r>
        <w:bookmarkEnd w:id="7"/>
      </w:del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34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35" w:author="pluto" w:date="2026-08-24T15:11:49Z"/>
                <w:b/>
                <w:bCs/>
                <w:kern w:val="0"/>
                <w:szCs w:val="20"/>
              </w:rPr>
            </w:pPr>
            <w:del w:id="336" w:author="pluto" w:date="2026-08-24T15:11:49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37" w:author="pluto" w:date="2026-08-24T15:11:49Z"/>
                <w:b/>
                <w:bCs/>
                <w:kern w:val="0"/>
                <w:szCs w:val="20"/>
              </w:rPr>
            </w:pPr>
            <w:del w:id="338" w:author="pluto" w:date="2026-08-24T15:11:49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39" w:author="pluto" w:date="2026-08-24T15:11:49Z"/>
                <w:b/>
                <w:bCs/>
                <w:kern w:val="0"/>
                <w:szCs w:val="20"/>
              </w:rPr>
            </w:pPr>
            <w:del w:id="340" w:author="pluto" w:date="2026-08-24T15:11:49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41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42" w:author="pluto" w:date="2026-08-24T15:11:49Z"/>
                <w:kern w:val="0"/>
                <w:szCs w:val="20"/>
              </w:rPr>
            </w:pPr>
            <w:del w:id="343" w:author="pluto" w:date="2026-08-24T15:11:49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44" w:author="pluto" w:date="2026-08-24T15:11:49Z"/>
                <w:kern w:val="0"/>
                <w:szCs w:val="20"/>
              </w:rPr>
            </w:pPr>
            <w:del w:id="345" w:author="pluto" w:date="2026-08-24T15:11:49Z">
              <w:r>
                <w:rPr>
                  <w:kern w:val="0"/>
                  <w:szCs w:val="20"/>
                </w:rPr>
                <w:delText>CM_ABSORPTION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46" w:author="pluto" w:date="2026-08-24T15:11:49Z"/>
                <w:kern w:val="0"/>
                <w:szCs w:val="20"/>
              </w:rPr>
            </w:pPr>
            <w:del w:id="347" w:author="pluto" w:date="2026-08-24T15:11:49Z">
              <w:r>
                <w:rPr>
                  <w:kern w:val="0"/>
                  <w:szCs w:val="20"/>
                </w:rPr>
                <w:delText>水量分摊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48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49" w:author="pluto" w:date="2026-08-24T15:11:49Z"/>
                <w:kern w:val="0"/>
                <w:szCs w:val="20"/>
              </w:rPr>
            </w:pPr>
            <w:del w:id="350" w:author="pluto" w:date="2026-08-24T15:11:49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51" w:author="pluto" w:date="2026-08-24T15:11:49Z"/>
                <w:kern w:val="0"/>
                <w:szCs w:val="20"/>
              </w:rPr>
            </w:pPr>
            <w:del w:id="352" w:author="pluto" w:date="2026-08-24T15:11:49Z">
              <w:r>
                <w:rPr>
                  <w:kern w:val="0"/>
                  <w:szCs w:val="20"/>
                </w:rPr>
                <w:delText>CM_PLAN_READING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53" w:author="pluto" w:date="2026-08-24T15:11:49Z"/>
                <w:kern w:val="0"/>
                <w:szCs w:val="20"/>
              </w:rPr>
            </w:pPr>
            <w:del w:id="354" w:author="pluto" w:date="2026-08-24T15:11:49Z">
              <w:r>
                <w:rPr>
                  <w:kern w:val="0"/>
                  <w:szCs w:val="20"/>
                </w:rPr>
                <w:delText>计划水量计算范围配置</w:delText>
              </w:r>
            </w:del>
            <w:del w:id="355" w:author="pluto" w:date="2026-08-24T15:11:49Z">
              <w:r>
                <w:rPr>
                  <w:kern w:val="0"/>
                  <w:szCs w:val="20"/>
                </w:rPr>
                <w:br w:type="textWrapping"/>
              </w:r>
            </w:del>
            <w:del w:id="356" w:author="pluto" w:date="2026-08-24T15:11:49Z">
              <w:r>
                <w:rPr>
                  <w:kern w:val="0"/>
                  <w:szCs w:val="20"/>
                </w:rPr>
                <w:delText>表（废弃）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57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58" w:author="pluto" w:date="2026-08-24T15:11:49Z"/>
                <w:kern w:val="0"/>
                <w:szCs w:val="20"/>
              </w:rPr>
            </w:pPr>
            <w:del w:id="359" w:author="pluto" w:date="2026-08-24T15:11:49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60" w:author="pluto" w:date="2026-08-24T15:11:49Z"/>
                <w:kern w:val="0"/>
                <w:szCs w:val="20"/>
              </w:rPr>
            </w:pPr>
            <w:del w:id="361" w:author="pluto" w:date="2026-08-24T15:11:49Z">
              <w:r>
                <w:rPr>
                  <w:kern w:val="0"/>
                  <w:szCs w:val="20"/>
                </w:rPr>
                <w:delText>CM_PLAN_LIMIT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62" w:author="pluto" w:date="2026-08-24T15:11:49Z"/>
                <w:kern w:val="0"/>
                <w:szCs w:val="20"/>
              </w:rPr>
            </w:pPr>
            <w:del w:id="363" w:author="pluto" w:date="2026-08-24T15:11:49Z">
              <w:r>
                <w:rPr>
                  <w:kern w:val="0"/>
                  <w:szCs w:val="20"/>
                </w:rPr>
                <w:delText>计划水量配置表（废弃）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64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65" w:author="pluto" w:date="2026-08-24T15:11:49Z"/>
                <w:kern w:val="0"/>
                <w:szCs w:val="20"/>
              </w:rPr>
            </w:pPr>
            <w:del w:id="366" w:author="pluto" w:date="2026-08-24T15:11:49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67" w:author="pluto" w:date="2026-08-24T15:11:49Z"/>
                <w:kern w:val="0"/>
                <w:szCs w:val="20"/>
              </w:rPr>
            </w:pPr>
            <w:del w:id="368" w:author="pluto" w:date="2026-08-24T15:11:49Z">
              <w:r>
                <w:rPr>
                  <w:kern w:val="0"/>
                  <w:szCs w:val="20"/>
                </w:rPr>
                <w:delText>CM_BLEND_READING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69" w:author="pluto" w:date="2026-08-24T15:11:49Z"/>
                <w:kern w:val="0"/>
                <w:szCs w:val="20"/>
              </w:rPr>
            </w:pPr>
            <w:del w:id="370" w:author="pluto" w:date="2026-08-24T15:11:49Z">
              <w:r>
                <w:rPr>
                  <w:kern w:val="0"/>
                  <w:szCs w:val="20"/>
                </w:rPr>
                <w:delText>混合用水配置表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71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72" w:author="pluto" w:date="2026-08-24T15:11:49Z"/>
                <w:kern w:val="0"/>
                <w:szCs w:val="20"/>
              </w:rPr>
            </w:pPr>
            <w:del w:id="373" w:author="pluto" w:date="2026-08-24T15:11:49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74" w:author="pluto" w:date="2026-08-24T15:11:49Z"/>
                <w:kern w:val="0"/>
                <w:szCs w:val="20"/>
              </w:rPr>
            </w:pPr>
            <w:del w:id="375" w:author="pluto" w:date="2026-08-24T15:11:49Z">
              <w:r>
                <w:rPr>
                  <w:kern w:val="0"/>
                  <w:szCs w:val="20"/>
                </w:rPr>
                <w:delText>CM_BLEND_READING_SCHEME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76" w:author="pluto" w:date="2026-08-24T15:11:49Z"/>
                <w:kern w:val="0"/>
                <w:szCs w:val="20"/>
              </w:rPr>
            </w:pPr>
            <w:del w:id="377" w:author="pluto" w:date="2026-08-24T15:11:49Z">
              <w:r>
                <w:rPr>
                  <w:kern w:val="0"/>
                  <w:szCs w:val="20"/>
                </w:rPr>
                <w:delText>混合用水方案表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78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79" w:author="pluto" w:date="2026-08-24T15:11:49Z"/>
                <w:kern w:val="0"/>
                <w:szCs w:val="20"/>
              </w:rPr>
            </w:pPr>
            <w:del w:id="380" w:author="pluto" w:date="2026-08-24T15:11:49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81" w:author="pluto" w:date="2026-08-24T15:11:49Z"/>
                <w:kern w:val="0"/>
                <w:szCs w:val="20"/>
              </w:rPr>
            </w:pPr>
            <w:del w:id="382" w:author="pluto" w:date="2026-08-24T15:11:49Z">
              <w:r>
                <w:rPr>
                  <w:kern w:val="0"/>
                  <w:szCs w:val="20"/>
                </w:rPr>
                <w:delText>CM_BLEND_READING_SCHEME_RL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83" w:author="pluto" w:date="2026-08-24T15:11:49Z"/>
                <w:kern w:val="0"/>
                <w:szCs w:val="20"/>
              </w:rPr>
            </w:pPr>
            <w:del w:id="384" w:author="pluto" w:date="2026-08-24T15:11:49Z">
              <w:r>
                <w:rPr>
                  <w:kern w:val="0"/>
                  <w:szCs w:val="20"/>
                </w:rPr>
                <w:delText>混合用水方案关系表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85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86" w:author="pluto" w:date="2026-08-24T15:11:49Z"/>
                <w:kern w:val="0"/>
                <w:szCs w:val="20"/>
              </w:rPr>
            </w:pPr>
            <w:del w:id="387" w:author="pluto" w:date="2026-08-24T15:11:49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88" w:author="pluto" w:date="2026-08-24T15:11:49Z"/>
                <w:kern w:val="0"/>
                <w:szCs w:val="20"/>
              </w:rPr>
            </w:pPr>
            <w:del w:id="389" w:author="pluto" w:date="2026-08-24T15:11:49Z">
              <w:r>
                <w:rPr>
                  <w:kern w:val="0"/>
                  <w:szCs w:val="20"/>
                </w:rPr>
                <w:delText>CM_MEASURE_SCHEME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90" w:author="pluto" w:date="2026-08-24T15:11:49Z"/>
                <w:kern w:val="0"/>
                <w:szCs w:val="20"/>
              </w:rPr>
            </w:pPr>
            <w:del w:id="391" w:author="pluto" w:date="2026-08-24T15:11:49Z">
              <w:r>
                <w:rPr>
                  <w:kern w:val="0"/>
                  <w:szCs w:val="20"/>
                </w:rPr>
                <w:delText>计量配置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92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393" w:author="pluto" w:date="2026-08-24T15:11:49Z"/>
                <w:kern w:val="0"/>
                <w:szCs w:val="20"/>
              </w:rPr>
            </w:pPr>
            <w:del w:id="394" w:author="pluto" w:date="2026-08-24T15:11:49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395" w:author="pluto" w:date="2026-08-24T15:11:49Z"/>
                <w:kern w:val="0"/>
                <w:szCs w:val="20"/>
              </w:rPr>
            </w:pPr>
            <w:del w:id="396" w:author="pluto" w:date="2026-08-24T15:11:49Z">
              <w:r>
                <w:rPr>
                  <w:kern w:val="0"/>
                  <w:szCs w:val="20"/>
                </w:rPr>
                <w:delText>CM_MEASURE_SCHEME_DETAIL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397" w:author="pluto" w:date="2026-08-24T15:11:49Z"/>
                <w:kern w:val="0"/>
                <w:szCs w:val="20"/>
              </w:rPr>
            </w:pPr>
            <w:del w:id="398" w:author="pluto" w:date="2026-08-24T15:11:49Z">
              <w:r>
                <w:rPr>
                  <w:kern w:val="0"/>
                  <w:szCs w:val="20"/>
                </w:rPr>
                <w:delText>计量配置明细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99" w:author="pluto" w:date="2026-08-24T15:11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400" w:author="pluto" w:date="2026-08-24T15:11:49Z"/>
                <w:kern w:val="0"/>
                <w:szCs w:val="20"/>
              </w:rPr>
            </w:pPr>
            <w:del w:id="401" w:author="pluto" w:date="2026-08-24T15:11:49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402" w:author="pluto" w:date="2026-08-24T15:11:49Z"/>
                <w:kern w:val="0"/>
                <w:szCs w:val="20"/>
              </w:rPr>
            </w:pPr>
            <w:del w:id="403" w:author="pluto" w:date="2026-08-24T15:11:49Z">
              <w:r>
                <w:rPr>
                  <w:kern w:val="0"/>
                  <w:szCs w:val="20"/>
                </w:rPr>
                <w:delText>CM_FAMILY_CONTRACT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404" w:author="pluto" w:date="2026-08-24T15:11:49Z"/>
                <w:kern w:val="0"/>
                <w:szCs w:val="20"/>
              </w:rPr>
            </w:pPr>
            <w:del w:id="405" w:author="pluto" w:date="2026-08-24T15:11:49Z">
              <w:r>
                <w:rPr>
                  <w:kern w:val="0"/>
                  <w:szCs w:val="20"/>
                </w:rPr>
                <w:delText>人口数变更日志</w:delText>
              </w:r>
            </w:del>
          </w:p>
        </w:tc>
      </w:tr>
    </w:tbl>
    <w:p>
      <w:pPr>
        <w:pStyle w:val="4"/>
        <w:rPr>
          <w:ins w:id="406" w:author="pluto" w:date="2026-08-25T09:49:39Z"/>
          <w:rFonts w:hint="eastAsia"/>
        </w:rPr>
      </w:pPr>
      <w:ins w:id="407" w:author="pluto" w:date="2026-08-25T09:49:46Z">
        <w:bookmarkStart w:id="8" w:name="_Toc32680"/>
        <w:r>
          <w:rPr>
            <w:rFonts w:hint="eastAsia"/>
            <w:lang w:val="en-US" w:eastAsia="zh-CN"/>
          </w:rPr>
          <w:t>地址</w:t>
        </w:r>
      </w:ins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08" w:author="pluto" w:date="2026-08-25T09:49:3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09" w:author="pluto" w:date="2026-08-25T09:49:39Z"/>
                <w:b/>
                <w:bCs/>
                <w:kern w:val="0"/>
                <w:szCs w:val="20"/>
              </w:rPr>
            </w:pPr>
            <w:ins w:id="410" w:author="pluto" w:date="2026-08-25T09:49:39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411" w:author="pluto" w:date="2026-08-25T09:49:39Z"/>
                <w:b/>
                <w:bCs/>
                <w:kern w:val="0"/>
                <w:szCs w:val="20"/>
              </w:rPr>
            </w:pPr>
            <w:ins w:id="412" w:author="pluto" w:date="2026-08-25T09:49:39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413" w:author="pluto" w:date="2026-08-25T09:49:39Z"/>
                <w:b/>
                <w:bCs/>
                <w:kern w:val="0"/>
                <w:szCs w:val="20"/>
              </w:rPr>
            </w:pPr>
            <w:ins w:id="414" w:author="pluto" w:date="2026-08-25T09:49:39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15" w:author="pluto" w:date="2026-08-25T09:49:3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17" w:author="pluto" w:date="2026-08-25T09:49:39Z"/>
                <w:rFonts w:hint="default" w:eastAsia="仿宋"/>
                <w:kern w:val="0"/>
                <w:szCs w:val="20"/>
                <w:lang w:val="en-US" w:eastAsia="zh-CN"/>
                <w:rPrChange w:id="418" w:author="pluto" w:date="2026-08-25T09:51:25Z">
                  <w:rPr>
                    <w:ins w:id="419" w:author="pluto" w:date="2026-08-25T09:49:39Z"/>
                    <w:rFonts w:hint="eastAsia" w:eastAsia="仿宋"/>
                    <w:lang w:val="en-US" w:eastAsia="zh-CN"/>
                  </w:rPr>
                </w:rPrChange>
              </w:rPr>
              <w:pPrChange w:id="416" w:author="pluto" w:date="2026-08-25T09:51:25Z">
                <w:pPr/>
              </w:pPrChange>
            </w:pPr>
            <w:ins w:id="420" w:author="pluto" w:date="2026-08-25T09:49:49Z">
              <w:r>
                <w:rPr>
                  <w:rFonts w:hint="default"/>
                  <w:kern w:val="0"/>
                  <w:szCs w:val="20"/>
                  <w:lang w:val="en-US" w:eastAsia="zh-CN"/>
                  <w:rPrChange w:id="421" w:author="pluto" w:date="2026-08-25T09:51:25Z">
                    <w:rPr>
                      <w:rFonts w:hint="eastAsia"/>
                      <w:lang w:val="en-US" w:eastAsia="zh-CN"/>
                    </w:rPr>
                  </w:rPrChange>
                </w:rPr>
                <w:t>1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423" w:author="pluto" w:date="2026-08-25T09:49:39Z"/>
                <w:kern w:val="0"/>
                <w:szCs w:val="20"/>
                <w:rPrChange w:id="424" w:author="pluto" w:date="2026-08-25T09:51:25Z">
                  <w:rPr>
                    <w:ins w:id="425" w:author="pluto" w:date="2026-08-25T09:49:39Z"/>
                  </w:rPr>
                </w:rPrChange>
              </w:rPr>
              <w:pPrChange w:id="422" w:author="pluto" w:date="2026-08-25T09:51:25Z">
                <w:pPr/>
              </w:pPrChange>
            </w:pPr>
            <w:ins w:id="426" w:author="pluto" w:date="2026-08-25T09:50:59Z">
              <w:r>
                <w:rPr>
                  <w:rFonts w:hint="default" w:ascii="Times New Roman" w:hAnsi="Times New Roman"/>
                  <w:kern w:val="0"/>
                  <w:sz w:val="28"/>
                  <w:szCs w:val="20"/>
                  <w:highlight w:val="none"/>
                  <w:lang w:val="en-US" w:eastAsia="zh-CN"/>
                  <w:rPrChange w:id="427" w:author="pluto" w:date="2026-08-25T09:51:25Z">
                    <w:rPr>
                      <w:rFonts w:hint="eastAsia" w:ascii="Courier New" w:hAnsi="Courier New"/>
                      <w:sz w:val="20"/>
                      <w:szCs w:val="24"/>
                      <w:highlight w:val="white"/>
                      <w:lang w:val="en-US" w:eastAsia="zh-CN"/>
                    </w:rPr>
                  </w:rPrChange>
                </w:rPr>
                <w:t>WAP</w:t>
              </w:r>
            </w:ins>
            <w:ins w:id="428" w:author="pluto" w:date="2026-08-25T09:51:00Z">
              <w:r>
                <w:rPr>
                  <w:rFonts w:hint="default" w:ascii="Times New Roman" w:hAnsi="Times New Roman"/>
                  <w:kern w:val="0"/>
                  <w:sz w:val="28"/>
                  <w:szCs w:val="20"/>
                  <w:highlight w:val="none"/>
                  <w:lang w:val="en-US" w:eastAsia="zh-CN"/>
                  <w:rPrChange w:id="429" w:author="pluto" w:date="2026-08-25T09:51:25Z">
                    <w:rPr>
                      <w:rFonts w:hint="eastAsia" w:ascii="Courier New" w:hAnsi="Courier New"/>
                      <w:sz w:val="20"/>
                      <w:szCs w:val="24"/>
                      <w:highlight w:val="white"/>
                      <w:lang w:val="en-US" w:eastAsia="zh-CN"/>
                    </w:rPr>
                  </w:rPrChange>
                </w:rPr>
                <w:t>_</w:t>
              </w:r>
            </w:ins>
            <w:ins w:id="430" w:author="pluto" w:date="2026-08-25T09:51:01Z">
              <w:r>
                <w:rPr>
                  <w:rFonts w:hint="default" w:ascii="Times New Roman" w:hAnsi="Times New Roman"/>
                  <w:kern w:val="0"/>
                  <w:sz w:val="28"/>
                  <w:szCs w:val="20"/>
                  <w:highlight w:val="none"/>
                  <w:lang w:val="en-US" w:eastAsia="zh-CN"/>
                  <w:rPrChange w:id="431" w:author="pluto" w:date="2026-08-25T09:51:25Z">
                    <w:rPr>
                      <w:rFonts w:hint="eastAsia" w:ascii="Courier New" w:hAnsi="Courier New"/>
                      <w:sz w:val="20"/>
                      <w:szCs w:val="24"/>
                      <w:highlight w:val="white"/>
                      <w:lang w:val="en-US" w:eastAsia="zh-CN"/>
                    </w:rPr>
                  </w:rPrChange>
                </w:rPr>
                <w:t>CON</w:t>
              </w:r>
            </w:ins>
            <w:ins w:id="432" w:author="pluto" w:date="2026-08-25T09:51:02Z">
              <w:r>
                <w:rPr>
                  <w:rFonts w:hint="default" w:ascii="Times New Roman" w:hAnsi="Times New Roman"/>
                  <w:kern w:val="0"/>
                  <w:sz w:val="28"/>
                  <w:szCs w:val="20"/>
                  <w:highlight w:val="none"/>
                  <w:lang w:val="en-US" w:eastAsia="zh-CN"/>
                  <w:rPrChange w:id="433" w:author="pluto" w:date="2026-08-25T09:51:25Z">
                    <w:rPr>
                      <w:rFonts w:hint="eastAsia" w:ascii="Courier New" w:hAnsi="Courier New"/>
                      <w:sz w:val="20"/>
                      <w:szCs w:val="24"/>
                      <w:highlight w:val="white"/>
                      <w:lang w:val="en-US" w:eastAsia="zh-CN"/>
                    </w:rPr>
                  </w:rPrChange>
                </w:rPr>
                <w:t>FIG</w:t>
              </w:r>
            </w:ins>
            <w:ins w:id="434" w:author="pluto" w:date="2026-08-25T09:51:04Z">
              <w:r>
                <w:rPr>
                  <w:rFonts w:hint="default" w:ascii="Times New Roman" w:hAnsi="Times New Roman"/>
                  <w:kern w:val="0"/>
                  <w:sz w:val="28"/>
                  <w:szCs w:val="20"/>
                  <w:highlight w:val="none"/>
                  <w:lang w:val="en-US" w:eastAsia="zh-CN"/>
                  <w:rPrChange w:id="435" w:author="pluto" w:date="2026-08-25T09:51:25Z">
                    <w:rPr>
                      <w:rFonts w:hint="eastAsia" w:ascii="Courier New" w:hAnsi="Courier New"/>
                      <w:sz w:val="20"/>
                      <w:szCs w:val="24"/>
                      <w:highlight w:val="white"/>
                      <w:lang w:val="en-US" w:eastAsia="zh-CN"/>
                    </w:rPr>
                  </w:rPrChange>
                </w:rPr>
                <w:t>2.</w:t>
              </w:r>
            </w:ins>
            <w:ins w:id="436" w:author="pluto" w:date="2026-08-25T09:50:53Z">
              <w:r>
                <w:rPr>
                  <w:rFonts w:hint="default" w:ascii="Times New Roman" w:hAnsi="Times New Roman"/>
                  <w:kern w:val="0"/>
                  <w:sz w:val="28"/>
                  <w:szCs w:val="20"/>
                  <w:highlight w:val="none"/>
                  <w:rPrChange w:id="437" w:author="pluto" w:date="2026-08-25T09:51:25Z">
                    <w:rPr>
                      <w:rFonts w:hint="eastAsia" w:ascii="Courier New" w:hAnsi="Courier New"/>
                      <w:sz w:val="20"/>
                      <w:szCs w:val="24"/>
                      <w:highlight w:val="white"/>
                    </w:rPr>
                  </w:rPrChange>
                </w:rPr>
                <w:t>ADDRESS_TABLE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439" w:author="pluto" w:date="2026-08-25T09:49:39Z"/>
                <w:rFonts w:hint="default" w:eastAsia="仿宋"/>
                <w:kern w:val="0"/>
                <w:szCs w:val="20"/>
                <w:lang w:val="en-US" w:eastAsia="zh-CN"/>
                <w:rPrChange w:id="440" w:author="pluto" w:date="2026-08-25T09:51:25Z">
                  <w:rPr>
                    <w:ins w:id="441" w:author="pluto" w:date="2026-08-25T09:49:39Z"/>
                    <w:rFonts w:hint="default" w:eastAsia="仿宋"/>
                    <w:lang w:val="en-US" w:eastAsia="zh-CN"/>
                  </w:rPr>
                </w:rPrChange>
              </w:rPr>
              <w:pPrChange w:id="438" w:author="pluto" w:date="2026-08-25T09:51:25Z">
                <w:pPr/>
              </w:pPrChange>
            </w:pPr>
            <w:ins w:id="442" w:author="pluto" w:date="2026-08-25T09:51:14Z">
              <w:r>
                <w:rPr>
                  <w:rFonts w:hint="default"/>
                  <w:kern w:val="0"/>
                  <w:szCs w:val="20"/>
                  <w:lang w:val="en-US" w:eastAsia="zh-CN"/>
                  <w:rPrChange w:id="443" w:author="pluto" w:date="2026-08-25T09:51:25Z">
                    <w:rPr>
                      <w:rFonts w:hint="eastAsia"/>
                      <w:lang w:val="en-US" w:eastAsia="zh-CN"/>
                    </w:rPr>
                  </w:rPrChange>
                </w:rPr>
                <w:t>标准</w:t>
              </w:r>
            </w:ins>
            <w:ins w:id="444" w:author="pluto" w:date="2026-08-25T09:51:15Z">
              <w:r>
                <w:rPr>
                  <w:rFonts w:hint="default"/>
                  <w:kern w:val="0"/>
                  <w:szCs w:val="20"/>
                  <w:lang w:val="en-US" w:eastAsia="zh-CN"/>
                  <w:rPrChange w:id="445" w:author="pluto" w:date="2026-08-25T09:51:25Z">
                    <w:rPr>
                      <w:rFonts w:hint="eastAsia"/>
                      <w:lang w:val="en-US" w:eastAsia="zh-CN"/>
                    </w:rPr>
                  </w:rPrChange>
                </w:rPr>
                <w:t>地址</w:t>
              </w:r>
            </w:ins>
            <w:ins w:id="446" w:author="pluto" w:date="2026-08-25T09:51:17Z">
              <w:r>
                <w:rPr>
                  <w:rFonts w:hint="default"/>
                  <w:kern w:val="0"/>
                  <w:szCs w:val="20"/>
                  <w:lang w:val="en-US" w:eastAsia="zh-CN"/>
                  <w:rPrChange w:id="447" w:author="pluto" w:date="2026-08-25T09:51:25Z">
                    <w:rPr>
                      <w:rFonts w:hint="eastAsia"/>
                      <w:lang w:val="en-US" w:eastAsia="zh-CN"/>
                    </w:rPr>
                  </w:rPrChange>
                </w:rPr>
                <w:t>信息</w:t>
              </w:r>
            </w:ins>
          </w:p>
        </w:tc>
      </w:tr>
    </w:tbl>
    <w:p>
      <w:pPr>
        <w:pStyle w:val="4"/>
        <w:rPr>
          <w:ins w:id="448" w:author="pluto" w:date="2026-08-25T16:57:58Z"/>
          <w:rFonts w:hint="eastAsia"/>
          <w:b/>
          <w:bCs/>
        </w:rPr>
      </w:pPr>
      <w:ins w:id="449" w:author="pluto" w:date="2026-08-25T17:40:44Z">
        <w:r>
          <w:rPr>
            <w:rFonts w:hint="eastAsia"/>
            <w:lang w:val="en-US" w:eastAsia="zh-CN"/>
          </w:rPr>
          <w:t>账务</w:t>
        </w:r>
      </w:ins>
      <w:ins w:id="450" w:author="pluto" w:date="2026-08-25T16:57:58Z">
        <w:r>
          <w:rPr>
            <w:rFonts w:hint="eastAsia"/>
          </w:rPr>
          <w:t>信息</w:t>
        </w:r>
      </w:ins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51" w:author="pluto" w:date="2026-08-25T16:57:58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52" w:author="pluto" w:date="2026-08-25T16:57:58Z"/>
                <w:b/>
                <w:bCs/>
                <w:kern w:val="0"/>
                <w:szCs w:val="20"/>
              </w:rPr>
            </w:pPr>
            <w:ins w:id="453" w:author="pluto" w:date="2026-08-25T16:57:58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454" w:author="pluto" w:date="2026-08-25T16:57:58Z"/>
                <w:b/>
                <w:bCs/>
                <w:kern w:val="0"/>
                <w:szCs w:val="20"/>
              </w:rPr>
            </w:pPr>
            <w:ins w:id="455" w:author="pluto" w:date="2026-08-25T16:57:58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456" w:author="pluto" w:date="2026-08-25T16:57:58Z"/>
                <w:b/>
                <w:bCs/>
                <w:kern w:val="0"/>
                <w:szCs w:val="20"/>
              </w:rPr>
            </w:pPr>
            <w:ins w:id="457" w:author="pluto" w:date="2026-08-25T16:57:58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58" w:author="pluto" w:date="2026-08-25T16:57:58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59" w:author="pluto" w:date="2026-08-25T16:57:58Z"/>
                <w:kern w:val="0"/>
                <w:szCs w:val="20"/>
              </w:rPr>
            </w:pPr>
            <w:ins w:id="460" w:author="pluto" w:date="2026-08-25T16:57:58Z">
              <w:r>
                <w:rPr>
                  <w:kern w:val="0"/>
                  <w:szCs w:val="20"/>
                </w:rPr>
                <w:t>1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461" w:author="pluto" w:date="2026-08-25T16:57:58Z"/>
                <w:kern w:val="0"/>
                <w:szCs w:val="20"/>
              </w:rPr>
            </w:pPr>
            <w:r>
              <w:rPr>
                <w:kern w:val="0"/>
                <w:szCs w:val="20"/>
              </w:rPr>
              <w:t>CMS_BILLING_MONTH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462" w:author="pluto" w:date="2026-08-25T16:57:58Z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应收</w:t>
            </w:r>
            <w:r>
              <w:rPr>
                <w:kern w:val="0"/>
                <w:szCs w:val="20"/>
              </w:rPr>
              <w:t>账务年月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63" w:author="pluto" w:date="2026-08-25T16:57:58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64" w:author="pluto" w:date="2026-08-25T16:57:58Z"/>
                <w:rFonts w:hint="eastAsia" w:eastAsia="仿宋"/>
                <w:kern w:val="0"/>
                <w:szCs w:val="20"/>
                <w:lang w:val="en-US" w:eastAsia="zh-CN"/>
              </w:rPr>
            </w:pPr>
            <w:ins w:id="465" w:author="pluto" w:date="2026-08-25T16:57:5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466" w:author="pluto" w:date="2026-08-25T16:57:58Z"/>
                <w:kern w:val="0"/>
                <w:szCs w:val="20"/>
              </w:rPr>
            </w:pPr>
            <w:r>
              <w:rPr>
                <w:kern w:val="0"/>
                <w:szCs w:val="20"/>
              </w:rPr>
              <w:t>CSM_BILLMONTH_CHARGE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467" w:author="pluto" w:date="2026-08-25T16:57:58Z"/>
                <w:kern w:val="0"/>
                <w:szCs w:val="20"/>
              </w:rPr>
            </w:pPr>
            <w:r>
              <w:rPr>
                <w:rFonts w:hint="default" w:ascii="Times New Roman" w:eastAsia="仿宋"/>
                <w:kern w:val="0"/>
                <w:szCs w:val="20"/>
                <w:lang w:val="en-US" w:eastAsia="zh-CN"/>
              </w:rPr>
              <w:t>实收</w:t>
            </w:r>
            <w:r>
              <w:rPr>
                <w:kern w:val="0"/>
                <w:szCs w:val="20"/>
              </w:rPr>
              <w:t>账务年月</w:t>
            </w:r>
          </w:p>
        </w:tc>
      </w:tr>
    </w:tbl>
    <w:p>
      <w:pPr>
        <w:pStyle w:val="3"/>
        <w:rPr>
          <w:ins w:id="469" w:author="pluto" w:date="2026-08-25T10:03:52Z"/>
          <w:rFonts w:hint="eastAsia"/>
        </w:rPr>
        <w:pPrChange w:id="468" w:author="pluto" w:date="2026-08-24T15:12:43Z">
          <w:pPr>
            <w:pStyle w:val="4"/>
          </w:pPr>
        </w:pPrChange>
      </w:pPr>
      <w:ins w:id="470" w:author="pluto" w:date="2026-08-25T10:01:45Z">
        <w:r>
          <w:rPr>
            <w:rFonts w:hint="eastAsia"/>
            <w:lang w:val="en-US" w:eastAsia="zh-CN"/>
          </w:rPr>
          <w:t>客户</w:t>
        </w:r>
      </w:ins>
      <w:ins w:id="471" w:author="pluto" w:date="2026-08-25T09:48:14Z">
        <w:r>
          <w:rPr>
            <w:rFonts w:hint="eastAsia"/>
            <w:lang w:val="en-US" w:eastAsia="zh-CN"/>
          </w:rPr>
          <w:t>管理</w:t>
        </w:r>
      </w:ins>
    </w:p>
    <w:p>
      <w:pPr>
        <w:pStyle w:val="4"/>
        <w:bidi w:val="0"/>
        <w:rPr>
          <w:ins w:id="472" w:author="pluto" w:date="2026-08-25T17:51:04Z"/>
          <w:rFonts w:hint="eastAsia"/>
        </w:rPr>
      </w:pPr>
      <w:ins w:id="473" w:author="pluto" w:date="2026-08-25T17:51:04Z">
        <w:r>
          <w:rPr>
            <w:rFonts w:hint="eastAsia"/>
            <w:lang w:val="en-US" w:eastAsia="zh-CN"/>
          </w:rPr>
          <w:t>客户</w:t>
        </w:r>
      </w:ins>
      <w:ins w:id="474" w:author="pluto" w:date="2026-08-25T17:51:04Z">
        <w:r>
          <w:rPr>
            <w:rFonts w:hint="eastAsia"/>
          </w:rPr>
          <w:t>基础信息</w:t>
        </w:r>
      </w:ins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75" w:author="pluto" w:date="2026-08-25T17:51:0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76" w:author="pluto" w:date="2026-08-25T17:51:04Z"/>
                <w:b/>
                <w:bCs/>
                <w:kern w:val="0"/>
                <w:szCs w:val="20"/>
              </w:rPr>
            </w:pPr>
            <w:ins w:id="477" w:author="pluto" w:date="2026-08-25T17:51:04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478" w:author="pluto" w:date="2026-08-25T17:51:04Z"/>
                <w:b/>
                <w:bCs/>
                <w:kern w:val="0"/>
                <w:szCs w:val="20"/>
              </w:rPr>
            </w:pPr>
            <w:ins w:id="479" w:author="pluto" w:date="2026-08-25T17:51:04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480" w:author="pluto" w:date="2026-08-25T17:51:04Z"/>
                <w:b/>
                <w:bCs/>
                <w:kern w:val="0"/>
                <w:szCs w:val="20"/>
              </w:rPr>
            </w:pPr>
            <w:ins w:id="481" w:author="pluto" w:date="2026-08-25T17:51:04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82" w:author="pluto" w:date="2026-08-25T17:51:0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83" w:author="pluto" w:date="2026-08-25T17:51:04Z"/>
                <w:kern w:val="0"/>
                <w:szCs w:val="20"/>
              </w:rPr>
            </w:pPr>
            <w:ins w:id="484" w:author="pluto" w:date="2026-08-25T17:51:04Z">
              <w:r>
                <w:rPr>
                  <w:kern w:val="0"/>
                  <w:szCs w:val="20"/>
                </w:rPr>
                <w:t>1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485" w:author="pluto" w:date="2026-08-25T17:51:04Z"/>
                <w:kern w:val="0"/>
                <w:szCs w:val="20"/>
              </w:rPr>
            </w:pPr>
            <w:ins w:id="486" w:author="pluto" w:date="2026-08-25T17:51:04Z">
              <w:r>
                <w:rPr>
                  <w:kern w:val="0"/>
                  <w:szCs w:val="20"/>
                </w:rPr>
                <w:t>CM_CUSTOMERS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487" w:author="pluto" w:date="2026-08-25T17:51:04Z"/>
                <w:kern w:val="0"/>
                <w:szCs w:val="20"/>
              </w:rPr>
            </w:pPr>
            <w:ins w:id="488" w:author="pluto" w:date="2026-08-25T17:51:04Z">
              <w:r>
                <w:rPr>
                  <w:kern w:val="0"/>
                  <w:szCs w:val="20"/>
                </w:rPr>
                <w:t>客户信息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89" w:author="pluto" w:date="2026-08-25T17:51:0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90" w:author="pluto" w:date="2026-08-25T17:51:04Z"/>
                <w:rFonts w:hint="eastAsia" w:eastAsia="仿宋"/>
                <w:kern w:val="0"/>
                <w:szCs w:val="20"/>
                <w:lang w:val="en-US" w:eastAsia="zh-CN"/>
              </w:rPr>
            </w:pPr>
            <w:ins w:id="491" w:author="pluto" w:date="2026-08-25T17:51:0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492" w:author="pluto" w:date="2026-08-25T17:51:04Z"/>
                <w:kern w:val="0"/>
                <w:szCs w:val="20"/>
              </w:rPr>
            </w:pPr>
            <w:ins w:id="493" w:author="pluto" w:date="2026-08-25T17:51:04Z">
              <w:r>
                <w:rPr>
                  <w:kern w:val="0"/>
                  <w:szCs w:val="20"/>
                </w:rPr>
                <w:t>CM_CONTACTS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494" w:author="pluto" w:date="2026-08-25T17:51:04Z"/>
                <w:rFonts w:hint="default" w:eastAsia="仿宋"/>
                <w:kern w:val="0"/>
                <w:szCs w:val="20"/>
                <w:lang w:val="en-US" w:eastAsia="zh-CN"/>
              </w:rPr>
            </w:pPr>
            <w:ins w:id="495" w:author="pluto" w:date="2026-08-25T17:51:0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联系人信息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496" w:author="pluto" w:date="2026-08-25T17:51:0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497" w:author="pluto" w:date="2026-08-25T17:51:04Z"/>
                <w:rFonts w:hint="default"/>
                <w:kern w:val="0"/>
                <w:szCs w:val="20"/>
                <w:lang w:val="en-US" w:eastAsia="zh-CN"/>
              </w:rPr>
            </w:pPr>
            <w:ins w:id="498" w:author="pluto" w:date="2026-08-25T17:51:0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499" w:author="pluto" w:date="2026-08-25T17:51:04Z"/>
                <w:kern w:val="0"/>
                <w:szCs w:val="20"/>
              </w:rPr>
            </w:pPr>
            <w:ins w:id="500" w:author="pluto" w:date="2026-08-25T17:51:04Z">
              <w:r>
                <w:rPr>
                  <w:kern w:val="0"/>
                  <w:szCs w:val="20"/>
                </w:rPr>
                <w:t>CM_METERCARDS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501" w:author="pluto" w:date="2026-08-25T17:51:04Z"/>
                <w:rFonts w:hint="default"/>
                <w:kern w:val="0"/>
                <w:szCs w:val="20"/>
                <w:lang w:val="en-US" w:eastAsia="zh-CN"/>
              </w:rPr>
            </w:pPr>
            <w:ins w:id="502" w:author="pluto" w:date="2026-08-25T17:51:0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表卡信息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03" w:author="pluto" w:date="2026-08-25T17:51:0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04" w:author="pluto" w:date="2026-08-25T17:51:04Z"/>
                <w:rFonts w:hint="eastAsia"/>
                <w:kern w:val="0"/>
                <w:szCs w:val="20"/>
                <w:lang w:val="en-US" w:eastAsia="zh-CN"/>
              </w:rPr>
            </w:pP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505" w:author="pluto" w:date="2026-08-25T17:51:0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506" w:author="pluto" w:date="2026-08-25T17:51:04Z">
              <w:r>
                <w:rPr>
                  <w:kern w:val="0"/>
                  <w:szCs w:val="20"/>
                </w:rPr>
                <w:t>CM_CARDS_EXTRA_SETTING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507" w:author="pluto" w:date="2026-08-25T17:51:04Z"/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508" w:author="pluto" w:date="2026-08-25T17:51:04Z">
              <w:r>
                <w:rPr>
                  <w:kern w:val="0"/>
                  <w:szCs w:val="20"/>
                </w:rPr>
                <w:t>表卡扩展设置表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09" w:author="pluto" w:date="2026-08-25T17:51:0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10" w:author="pluto" w:date="2026-08-25T17:51:04Z"/>
                <w:rFonts w:hint="eastAsia"/>
                <w:kern w:val="0"/>
                <w:szCs w:val="20"/>
                <w:lang w:val="en-US" w:eastAsia="zh-CN"/>
              </w:rPr>
            </w:pP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511" w:author="pluto" w:date="2026-08-25T17:51:0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512" w:author="pluto" w:date="2026-08-25T17:51:04Z">
              <w:r>
                <w:rPr>
                  <w:kern w:val="0"/>
                  <w:szCs w:val="20"/>
                </w:rPr>
                <w:t>CM_METERCARDS_EXTRA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513" w:author="pluto" w:date="2026-08-25T17:51:04Z"/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514" w:author="pluto" w:date="2026-08-25T17:51:04Z">
              <w:r>
                <w:rPr>
                  <w:kern w:val="0"/>
                  <w:szCs w:val="20"/>
                </w:rPr>
                <w:t>表卡扩展表</w:t>
              </w:r>
            </w:ins>
          </w:p>
        </w:tc>
      </w:tr>
    </w:tbl>
    <w:p>
      <w:pPr>
        <w:pStyle w:val="4"/>
        <w:rPr>
          <w:ins w:id="515" w:author="pluto" w:date="2026-08-25T09:48:15Z"/>
          <w:rFonts w:hint="eastAsia"/>
        </w:rPr>
      </w:pPr>
      <w:ins w:id="516" w:author="pluto" w:date="2026-08-25T10:04:05Z">
        <w:r>
          <w:rPr>
            <w:rFonts w:hint="eastAsia"/>
            <w:lang w:val="en-US" w:eastAsia="zh-CN"/>
          </w:rPr>
          <w:t>客户</w:t>
        </w:r>
      </w:ins>
      <w:ins w:id="517" w:author="pluto" w:date="2026-08-25T10:04:07Z">
        <w:r>
          <w:rPr>
            <w:rFonts w:hint="eastAsia"/>
            <w:lang w:val="en-US" w:eastAsia="zh-CN"/>
          </w:rPr>
          <w:t>业务</w:t>
        </w:r>
      </w:ins>
      <w:ins w:id="518" w:author="pluto" w:date="2026-08-25T10:04:08Z">
        <w:r>
          <w:rPr>
            <w:rFonts w:hint="eastAsia"/>
            <w:lang w:val="en-US" w:eastAsia="zh-CN"/>
          </w:rPr>
          <w:t>变更</w:t>
        </w:r>
      </w:ins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19" w:author="pluto" w:date="2026-08-25T09:52:43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20" w:author="pluto" w:date="2026-08-25T09:52:43Z"/>
                <w:b/>
                <w:bCs/>
                <w:kern w:val="0"/>
                <w:szCs w:val="20"/>
              </w:rPr>
            </w:pPr>
            <w:ins w:id="521" w:author="pluto" w:date="2026-08-25T09:52:43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522" w:author="pluto" w:date="2026-08-25T09:52:43Z"/>
                <w:b/>
                <w:bCs/>
                <w:kern w:val="0"/>
                <w:szCs w:val="20"/>
              </w:rPr>
            </w:pPr>
            <w:ins w:id="523" w:author="pluto" w:date="2026-08-25T09:52:43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524" w:author="pluto" w:date="2026-08-25T09:52:43Z"/>
                <w:b/>
                <w:bCs/>
                <w:kern w:val="0"/>
                <w:szCs w:val="20"/>
              </w:rPr>
            </w:pPr>
            <w:ins w:id="525" w:author="pluto" w:date="2026-08-25T09:52:43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26" w:author="pluto" w:date="2026-08-25T09:52:43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27" w:author="pluto" w:date="2026-08-25T09:52:43Z"/>
                <w:rFonts w:hint="default" w:eastAsia="仿宋"/>
                <w:kern w:val="0"/>
                <w:szCs w:val="20"/>
                <w:lang w:val="en-US" w:eastAsia="zh-CN"/>
              </w:rPr>
            </w:pPr>
            <w:ins w:id="528" w:author="pluto" w:date="2026-08-25T09:52:43Z">
              <w:r>
                <w:rPr>
                  <w:rFonts w:hint="default"/>
                  <w:kern w:val="0"/>
                  <w:szCs w:val="20"/>
                  <w:lang w:val="en-US" w:eastAsia="zh-CN"/>
                </w:rPr>
                <w:t>1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529" w:author="pluto" w:date="2026-08-25T09:52:43Z"/>
                <w:kern w:val="0"/>
                <w:szCs w:val="20"/>
              </w:rPr>
            </w:pPr>
            <w:ins w:id="530" w:author="pluto" w:date="2026-08-25T09:54:31Z">
              <w:r>
                <w:rPr>
                  <w:rStyle w:val="42"/>
                  <w:rFonts w:ascii="Helvetica" w:hAnsi="Helvetica" w:eastAsia="Helvetica" w:cs="Helvetica"/>
                  <w:caps w:val="0"/>
                  <w:color w:val="777777"/>
                  <w:spacing w:val="0"/>
                  <w:sz w:val="24"/>
                  <w:szCs w:val="24"/>
                  <w:shd w:val="clear" w:fill="FFFFFF"/>
                </w:rPr>
                <w:t>BM_DTL_USER_CHANGE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531" w:author="pluto" w:date="2026-08-25T09:52:43Z"/>
                <w:rFonts w:hint="default" w:eastAsia="仿宋"/>
                <w:kern w:val="0"/>
                <w:szCs w:val="20"/>
                <w:lang w:val="en-US" w:eastAsia="zh-CN"/>
              </w:rPr>
            </w:pPr>
            <w:ins w:id="532" w:author="pluto" w:date="2026-08-25T09:54:4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更名</w:t>
              </w:r>
            </w:ins>
            <w:ins w:id="533" w:author="pluto" w:date="2026-08-25T09:54:4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过户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34" w:author="pluto" w:date="2026-08-25T09:52:43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36" w:author="pluto" w:date="2026-08-25T09:52:43Z"/>
                <w:rStyle w:val="42"/>
                <w:rFonts w:hint="eastAsia" w:ascii="Helvetica" w:hAnsi="Helvetica" w:eastAsia="Helvetica" w:cs="Helvetica"/>
                <w:color w:val="777777"/>
                <w:sz w:val="24"/>
                <w:szCs w:val="24"/>
                <w:shd w:val="clear" w:fill="FFFFFF"/>
                <w:lang w:val="en-US" w:eastAsia="zh-CN"/>
                <w:rPrChange w:id="537" w:author="pluto" w:date="2026-08-25T10:04:17Z">
                  <w:rPr>
                    <w:ins w:id="538" w:author="pluto" w:date="2026-08-25T09:52:43Z"/>
                    <w:rFonts w:hint="eastAsia" w:eastAsia="仿宋"/>
                    <w:lang w:val="en-US" w:eastAsia="zh-CN"/>
                  </w:rPr>
                </w:rPrChange>
              </w:rPr>
              <w:pPrChange w:id="535" w:author="pluto" w:date="2026-08-25T10:04:17Z">
                <w:pPr/>
              </w:pPrChange>
            </w:pPr>
            <w:ins w:id="539" w:author="pluto" w:date="2026-08-25T10:02:16Z">
              <w:r>
                <w:rPr>
                  <w:rStyle w:val="42"/>
                  <w:rFonts w:hint="eastAsia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40" w:author="pluto" w:date="2026-08-25T10:04:17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542" w:author="pluto" w:date="2026-08-25T09:52:43Z"/>
                <w:rStyle w:val="42"/>
                <w:rFonts w:ascii="Helvetica" w:hAnsi="Helvetica" w:eastAsia="Helvetica" w:cs="Helvetica"/>
                <w:color w:val="777777"/>
                <w:sz w:val="24"/>
                <w:szCs w:val="24"/>
                <w:shd w:val="clear" w:fill="FFFFFF"/>
                <w:rPrChange w:id="543" w:author="pluto" w:date="2026-08-25T10:04:17Z">
                  <w:rPr>
                    <w:ins w:id="544" w:author="pluto" w:date="2026-08-25T09:52:43Z"/>
                  </w:rPr>
                </w:rPrChange>
              </w:rPr>
              <w:pPrChange w:id="541" w:author="pluto" w:date="2026-08-25T10:04:17Z">
                <w:pPr/>
              </w:pPrChange>
            </w:pPr>
            <w:ins w:id="545" w:author="pluto" w:date="2026-08-25T10:01:57Z">
              <w:r>
                <w:rPr>
                  <w:rStyle w:val="42"/>
                  <w:rFonts w:ascii="Helvetica" w:hAnsi="Helvetica" w:eastAsia="Helvetica" w:cs="Helvetica"/>
                  <w:caps w:val="0"/>
                  <w:color w:val="777777"/>
                  <w:spacing w:val="0"/>
                  <w:sz w:val="24"/>
                  <w:szCs w:val="24"/>
                  <w:shd w:val="clear" w:fill="FFFFFF"/>
                </w:rPr>
                <w:t>BM_DTL_USER_STATE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547" w:author="pluto" w:date="2026-08-25T09:52:43Z"/>
                <w:rStyle w:val="42"/>
                <w:rFonts w:hint="default" w:ascii="Helvetica" w:hAnsi="Helvetica" w:eastAsia="Helvetica" w:cs="Helvetica"/>
                <w:color w:val="777777"/>
                <w:sz w:val="24"/>
                <w:szCs w:val="24"/>
                <w:shd w:val="clear" w:fill="FFFFFF"/>
                <w:lang w:val="en-US" w:eastAsia="zh-CN"/>
                <w:rPrChange w:id="548" w:author="pluto" w:date="2026-08-25T10:04:17Z">
                  <w:rPr>
                    <w:ins w:id="549" w:author="pluto" w:date="2026-08-25T09:52:43Z"/>
                    <w:rFonts w:hint="default" w:eastAsia="仿宋"/>
                    <w:lang w:val="en-US" w:eastAsia="zh-CN"/>
                  </w:rPr>
                </w:rPrChange>
              </w:rPr>
              <w:pPrChange w:id="546" w:author="pluto" w:date="2026-08-25T10:04:17Z">
                <w:pPr/>
              </w:pPrChange>
            </w:pPr>
            <w:ins w:id="550" w:author="pluto" w:date="2026-08-25T10:02:13Z">
              <w:r>
                <w:rPr>
                  <w:rStyle w:val="42"/>
                  <w:rFonts w:hint="eastAsia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51" w:author="pluto" w:date="2026-08-25T10:04:17Z">
                    <w:rPr>
                      <w:rFonts w:hint="eastAsia"/>
                      <w:lang w:val="en-US" w:eastAsia="zh-CN"/>
                    </w:rPr>
                  </w:rPrChange>
                </w:rPr>
                <w:t>用户</w:t>
              </w:r>
            </w:ins>
            <w:ins w:id="552" w:author="pluto" w:date="2026-08-25T10:02:01Z">
              <w:r>
                <w:rPr>
                  <w:rStyle w:val="42"/>
                  <w:rFonts w:hint="eastAsia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53" w:author="pluto" w:date="2026-08-25T10:04:17Z">
                    <w:rPr>
                      <w:rFonts w:hint="eastAsia"/>
                      <w:lang w:val="en-US" w:eastAsia="zh-CN"/>
                    </w:rPr>
                  </w:rPrChange>
                </w:rPr>
                <w:t>停用</w:t>
              </w:r>
            </w:ins>
            <w:ins w:id="554" w:author="pluto" w:date="2026-08-25T10:02:11Z">
              <w:r>
                <w:rPr>
                  <w:rStyle w:val="42"/>
                  <w:rFonts w:hint="eastAsia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55" w:author="pluto" w:date="2026-08-25T10:04:17Z">
                    <w:rPr>
                      <w:rFonts w:hint="eastAsia"/>
                      <w:lang w:val="en-US" w:eastAsia="zh-CN"/>
                    </w:rPr>
                  </w:rPrChange>
                </w:rPr>
                <w:t>和</w:t>
              </w:r>
            </w:ins>
            <w:ins w:id="556" w:author="pluto" w:date="2026-08-25T10:02:08Z">
              <w:r>
                <w:rPr>
                  <w:rStyle w:val="42"/>
                  <w:rFonts w:hint="eastAsia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57" w:author="pluto" w:date="2026-08-25T10:04:17Z">
                    <w:rPr>
                      <w:rFonts w:hint="eastAsia"/>
                      <w:lang w:val="en-US" w:eastAsia="zh-CN"/>
                    </w:rPr>
                  </w:rPrChange>
                </w:rPr>
                <w:t>恢复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58" w:author="pluto" w:date="2026-08-25T10:02:1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60" w:author="pluto" w:date="2026-08-25T10:02:19Z"/>
                <w:rStyle w:val="42"/>
                <w:rFonts w:hint="eastAsia" w:ascii="Helvetica" w:hAnsi="Helvetica" w:eastAsia="宋体" w:cs="Helvetica"/>
                <w:color w:val="777777"/>
                <w:sz w:val="24"/>
                <w:szCs w:val="24"/>
                <w:shd w:val="clear" w:fill="FFFFFF"/>
                <w:lang w:val="en-US" w:eastAsia="zh-CN"/>
                <w:rPrChange w:id="561" w:author="pluto" w:date="2026-08-25T10:04:17Z">
                  <w:rPr>
                    <w:ins w:id="562" w:author="pluto" w:date="2026-08-25T10:02:19Z"/>
                    <w:rFonts w:hint="eastAsia"/>
                    <w:lang w:val="en-US" w:eastAsia="zh-CN"/>
                  </w:rPr>
                </w:rPrChange>
              </w:rPr>
              <w:pPrChange w:id="559" w:author="pluto" w:date="2026-08-25T10:04:17Z">
                <w:pPr/>
              </w:pPrChange>
            </w:pPr>
            <w:ins w:id="563" w:author="pluto" w:date="2026-08-25T10:04:20Z">
              <w:r>
                <w:rPr>
                  <w:rStyle w:val="42"/>
                  <w:rFonts w:hint="eastAsia" w:ascii="Helvetica" w:hAnsi="Helvetica" w:eastAsia="宋体" w:cs="Helvetica"/>
                  <w:color w:val="777777"/>
                  <w:sz w:val="24"/>
                  <w:szCs w:val="24"/>
                  <w:shd w:val="clear" w:fill="FFFFFF"/>
                  <w:lang w:val="en-US" w:eastAsia="zh-CN"/>
                </w:rPr>
                <w:t>3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565" w:author="pluto" w:date="2026-08-25T10:02:19Z"/>
                <w:rStyle w:val="42"/>
                <w:rFonts w:ascii="Helvetica" w:hAnsi="Helvetica" w:eastAsia="Helvetica" w:cs="Helvetica"/>
                <w:caps w:val="0"/>
                <w:color w:val="777777"/>
                <w:spacing w:val="0"/>
                <w:sz w:val="24"/>
                <w:szCs w:val="24"/>
                <w:shd w:val="clear" w:fill="FFFFFF"/>
              </w:rPr>
              <w:pPrChange w:id="564" w:author="pluto" w:date="2026-08-25T10:04:17Z">
                <w:pPr/>
              </w:pPrChange>
            </w:pPr>
            <w:ins w:id="566" w:author="pluto" w:date="2026-08-25T10:02:37Z">
              <w:r>
                <w:rPr>
                  <w:rStyle w:val="42"/>
                  <w:rFonts w:ascii="Helvetica" w:hAnsi="Helvetica" w:eastAsia="Helvetica" w:cs="Helvetica"/>
                  <w:caps w:val="0"/>
                  <w:color w:val="777777"/>
                  <w:spacing w:val="0"/>
                  <w:sz w:val="24"/>
                  <w:szCs w:val="24"/>
                  <w:shd w:val="clear" w:fill="FFFFFF"/>
                </w:rPr>
                <w:t>BM_DTL_CHANGE_PRICE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568" w:author="pluto" w:date="2026-08-25T10:02:19Z"/>
                <w:rStyle w:val="42"/>
                <w:rFonts w:hint="default" w:ascii="Helvetica" w:hAnsi="Helvetica" w:eastAsia="Helvetica" w:cs="Helvetica"/>
                <w:color w:val="777777"/>
                <w:sz w:val="24"/>
                <w:szCs w:val="24"/>
                <w:shd w:val="clear" w:fill="FFFFFF"/>
                <w:lang w:val="en-US" w:eastAsia="zh-CN"/>
                <w:rPrChange w:id="569" w:author="pluto" w:date="2026-08-25T10:04:17Z">
                  <w:rPr>
                    <w:ins w:id="570" w:author="pluto" w:date="2026-08-25T10:02:19Z"/>
                    <w:rFonts w:hint="default"/>
                    <w:lang w:val="en-US" w:eastAsia="zh-CN"/>
                  </w:rPr>
                </w:rPrChange>
              </w:rPr>
              <w:pPrChange w:id="567" w:author="pluto" w:date="2026-08-25T10:04:17Z">
                <w:pPr/>
              </w:pPrChange>
            </w:pPr>
            <w:ins w:id="571" w:author="pluto" w:date="2026-08-25T10:02:41Z">
              <w:r>
                <w:rPr>
                  <w:rStyle w:val="42"/>
                  <w:rFonts w:hint="eastAsia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72" w:author="pluto" w:date="2026-08-25T10:04:17Z">
                    <w:rPr>
                      <w:rFonts w:hint="eastAsia"/>
                      <w:lang w:val="en-US" w:eastAsia="zh-CN"/>
                    </w:rPr>
                  </w:rPrChange>
                </w:rPr>
                <w:t>变更</w:t>
              </w:r>
            </w:ins>
            <w:ins w:id="573" w:author="pluto" w:date="2026-08-25T10:02:42Z">
              <w:r>
                <w:rPr>
                  <w:rStyle w:val="42"/>
                  <w:rFonts w:hint="eastAsia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74" w:author="pluto" w:date="2026-08-25T10:04:17Z">
                    <w:rPr>
                      <w:rFonts w:hint="eastAsia"/>
                      <w:lang w:val="en-US" w:eastAsia="zh-CN"/>
                    </w:rPr>
                  </w:rPrChange>
                </w:rPr>
                <w:t>水价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75" w:author="pluto" w:date="2026-08-25T10:07:1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76" w:author="pluto" w:date="2026-08-25T10:07:19Z"/>
                <w:rStyle w:val="42"/>
                <w:rFonts w:hint="default" w:ascii="Helvetica" w:hAnsi="Helvetica" w:eastAsia="Helvetica" w:cs="Helvetica"/>
                <w:color w:val="777777"/>
                <w:sz w:val="24"/>
                <w:szCs w:val="24"/>
                <w:shd w:val="clear" w:fill="FFFFFF"/>
                <w:lang w:val="en-US" w:eastAsia="zh-CN"/>
                <w:rPrChange w:id="577" w:author="pluto" w:date="2026-08-25T10:07:42Z">
                  <w:rPr>
                    <w:ins w:id="578" w:author="pluto" w:date="2026-08-25T10:07:19Z"/>
                    <w:rStyle w:val="42"/>
                    <w:rFonts w:hint="default" w:ascii="Helvetica" w:hAnsi="Helvetica" w:eastAsia="宋体" w:cs="Helvetica"/>
                    <w:color w:val="777777"/>
                    <w:sz w:val="24"/>
                    <w:szCs w:val="24"/>
                    <w:shd w:val="clear" w:fill="FFFFFF"/>
                    <w:lang w:val="en-US" w:eastAsia="zh-CN"/>
                  </w:rPr>
                </w:rPrChange>
              </w:rPr>
            </w:pPr>
            <w:ins w:id="579" w:author="pluto" w:date="2026-08-25T10:07:31Z">
              <w:r>
                <w:rPr>
                  <w:rStyle w:val="42"/>
                  <w:rFonts w:hint="default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80" w:author="pluto" w:date="2026-08-25T10:07:42Z">
                    <w:rPr>
                      <w:rStyle w:val="42"/>
                      <w:rFonts w:hint="eastAsia" w:ascii="Helvetica" w:hAnsi="Helvetica" w:eastAsia="宋体" w:cs="Helvetica"/>
                      <w:color w:val="777777"/>
                      <w:sz w:val="24"/>
                      <w:szCs w:val="24"/>
                      <w:shd w:val="clear" w:fill="FFFFFF"/>
                      <w:lang w:val="en-US" w:eastAsia="zh-CN"/>
                    </w:rPr>
                  </w:rPrChange>
                </w:rPr>
                <w:t>4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581" w:author="pluto" w:date="2026-08-25T10:07:19Z"/>
                <w:rStyle w:val="42"/>
                <w:rFonts w:ascii="Helvetica" w:hAnsi="Helvetica" w:eastAsia="Helvetica" w:cs="Helvetica"/>
                <w:caps w:val="0"/>
                <w:color w:val="777777"/>
                <w:spacing w:val="0"/>
                <w:sz w:val="24"/>
                <w:szCs w:val="24"/>
                <w:shd w:val="clear" w:fill="FFFFFF"/>
              </w:rPr>
            </w:pPr>
            <w:ins w:id="582" w:author="pluto" w:date="2026-08-25T10:07:21Z">
              <w:r>
                <w:rPr>
                  <w:rStyle w:val="42"/>
                  <w:rFonts w:ascii="Helvetica" w:hAnsi="Helvetica" w:eastAsia="Helvetica" w:cs="Helvetica"/>
                  <w:caps w:val="0"/>
                  <w:color w:val="777777"/>
                  <w:spacing w:val="0"/>
                  <w:sz w:val="24"/>
                  <w:szCs w:val="24"/>
                  <w:shd w:val="clear" w:fill="FFFFFF"/>
                </w:rPr>
                <w:t>BM_DTL_PERSONCOUNT_CHANGE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583" w:author="pluto" w:date="2026-08-25T10:07:19Z"/>
                <w:rStyle w:val="42"/>
                <w:rFonts w:hint="default" w:ascii="Helvetica" w:hAnsi="Helvetica" w:eastAsia="Helvetica" w:cs="Helvetica"/>
                <w:color w:val="777777"/>
                <w:sz w:val="24"/>
                <w:szCs w:val="24"/>
                <w:shd w:val="clear" w:fill="FFFFFF"/>
                <w:rPrChange w:id="584" w:author="pluto" w:date="2026-08-25T10:07:42Z">
                  <w:rPr>
                    <w:ins w:id="585" w:author="pluto" w:date="2026-08-25T10:07:19Z"/>
                    <w:rStyle w:val="42"/>
                    <w:rFonts w:hint="default" w:ascii="Helvetica" w:hAnsi="Helvetica" w:eastAsia="宋体" w:cs="Helvetica"/>
                    <w:color w:val="777777"/>
                    <w:sz w:val="24"/>
                    <w:szCs w:val="24"/>
                    <w:shd w:val="clear" w:fill="FFFFFF"/>
                  </w:rPr>
                </w:rPrChange>
              </w:rPr>
            </w:pPr>
            <w:ins w:id="586" w:author="pluto" w:date="2026-08-25T10:07:25Z">
              <w:r>
                <w:rPr>
                  <w:rStyle w:val="42"/>
                  <w:rFonts w:hint="default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87" w:author="pluto" w:date="2026-08-25T10:07:42Z">
                    <w:rPr>
                      <w:rStyle w:val="42"/>
                      <w:rFonts w:hint="eastAsia" w:ascii="Helvetica" w:hAnsi="Helvetica" w:eastAsia="宋体" w:cs="Helvetica"/>
                      <w:color w:val="777777"/>
                      <w:sz w:val="24"/>
                      <w:szCs w:val="24"/>
                      <w:shd w:val="clear" w:fill="FFFFFF"/>
                      <w:lang w:val="en-US" w:eastAsia="zh-CN"/>
                    </w:rPr>
                  </w:rPrChange>
                </w:rPr>
                <w:t>人口数</w:t>
              </w:r>
            </w:ins>
            <w:ins w:id="588" w:author="pluto" w:date="2026-08-25T10:07:28Z">
              <w:r>
                <w:rPr>
                  <w:rStyle w:val="42"/>
                  <w:rFonts w:hint="default" w:ascii="Helvetica" w:hAnsi="Helvetica" w:eastAsia="Helvetica" w:cs="Helvetica"/>
                  <w:color w:val="777777"/>
                  <w:sz w:val="24"/>
                  <w:szCs w:val="24"/>
                  <w:shd w:val="clear" w:fill="FFFFFF"/>
                  <w:lang w:val="en-US" w:eastAsia="zh-CN"/>
                  <w:rPrChange w:id="589" w:author="pluto" w:date="2026-08-25T10:07:42Z">
                    <w:rPr>
                      <w:rStyle w:val="42"/>
                      <w:rFonts w:hint="eastAsia" w:ascii="Helvetica" w:hAnsi="Helvetica" w:eastAsia="宋体" w:cs="Helvetica"/>
                      <w:color w:val="777777"/>
                      <w:sz w:val="24"/>
                      <w:szCs w:val="24"/>
                      <w:shd w:val="clear" w:fill="FFFFFF"/>
                      <w:lang w:val="en-US" w:eastAsia="zh-CN"/>
                    </w:rPr>
                  </w:rPrChange>
                </w:rPr>
                <w:t>变更</w:t>
              </w:r>
            </w:ins>
          </w:p>
        </w:tc>
      </w:tr>
    </w:tbl>
    <w:p>
      <w:pPr>
        <w:pStyle w:val="4"/>
        <w:rPr>
          <w:ins w:id="590" w:author="pluto" w:date="2026-08-25T17:42:09Z"/>
          <w:rFonts w:hint="eastAsia"/>
        </w:rPr>
      </w:pPr>
      <w:ins w:id="591" w:author="pluto" w:date="2026-08-25T17:42:09Z">
        <w:r>
          <w:rPr>
            <w:rFonts w:hint="eastAsia"/>
          </w:rPr>
          <w:t>客户服务信息</w:t>
        </w:r>
      </w:ins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92" w:author="pluto" w:date="2026-08-25T17:42:0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593" w:author="pluto" w:date="2026-08-25T17:42:09Z"/>
                <w:b/>
                <w:bCs/>
                <w:kern w:val="0"/>
                <w:szCs w:val="20"/>
              </w:rPr>
            </w:pPr>
            <w:ins w:id="594" w:author="pluto" w:date="2026-08-25T17:42:09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595" w:author="pluto" w:date="2026-08-25T17:42:09Z"/>
                <w:b/>
                <w:bCs/>
                <w:kern w:val="0"/>
                <w:szCs w:val="20"/>
              </w:rPr>
            </w:pPr>
            <w:ins w:id="596" w:author="pluto" w:date="2026-08-25T17:42:09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597" w:author="pluto" w:date="2026-08-25T17:42:09Z"/>
                <w:b/>
                <w:bCs/>
                <w:kern w:val="0"/>
                <w:szCs w:val="20"/>
              </w:rPr>
            </w:pPr>
            <w:ins w:id="598" w:author="pluto" w:date="2026-08-25T17:42:09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599" w:author="pluto" w:date="2026-08-25T17:42:0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00" w:author="pluto" w:date="2026-08-25T17:42:09Z"/>
                <w:kern w:val="0"/>
                <w:szCs w:val="20"/>
              </w:rPr>
            </w:pPr>
            <w:ins w:id="601" w:author="pluto" w:date="2026-08-25T17:42:09Z">
              <w:r>
                <w:rPr>
                  <w:kern w:val="0"/>
                  <w:szCs w:val="20"/>
                </w:rPr>
                <w:t>1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602" w:author="pluto" w:date="2026-08-25T17:42:09Z"/>
                <w:kern w:val="0"/>
                <w:szCs w:val="20"/>
              </w:rPr>
            </w:pPr>
            <w:ins w:id="603" w:author="pluto" w:date="2026-08-25T17:42:09Z">
              <w:r>
                <w:rPr>
                  <w:kern w:val="0"/>
                  <w:szCs w:val="20"/>
                </w:rPr>
                <w:t>CM_CUSTOMERBIND_RECORD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04" w:author="pluto" w:date="2026-08-25T17:42:09Z"/>
                <w:kern w:val="0"/>
                <w:szCs w:val="20"/>
              </w:rPr>
            </w:pPr>
            <w:ins w:id="605" w:author="pluto" w:date="2026-08-25T17:42:09Z">
              <w:r>
                <w:rPr>
                  <w:kern w:val="0"/>
                  <w:szCs w:val="20"/>
                </w:rPr>
                <w:t>客户绑定记录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06" w:author="pluto" w:date="2026-08-25T17:42:0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07" w:author="pluto" w:date="2026-08-25T17:42:09Z"/>
                <w:kern w:val="0"/>
                <w:szCs w:val="20"/>
              </w:rPr>
            </w:pPr>
            <w:ins w:id="608" w:author="pluto" w:date="2026-08-25T17:42:09Z">
              <w:r>
                <w:rPr>
                  <w:kern w:val="0"/>
                  <w:szCs w:val="20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609" w:author="pluto" w:date="2026-08-25T17:42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10" w:author="pluto" w:date="2026-08-25T17:42:09Z">
              <w:r>
                <w:rPr>
                  <w:kern w:val="0"/>
                  <w:szCs w:val="20"/>
                </w:rPr>
                <w:t>THIRD_PART_SEND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11" w:author="pluto" w:date="2026-08-25T17:42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12" w:author="pluto" w:date="2026-08-25T17:42:0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微信公众号推送</w:t>
              </w:r>
            </w:ins>
            <w:ins w:id="613" w:author="pluto" w:date="2026-08-25T17:42:09Z">
              <w:r>
                <w:rPr>
                  <w:kern w:val="0"/>
                  <w:szCs w:val="20"/>
                </w:rPr>
                <w:t>信息</w:t>
              </w:r>
            </w:ins>
          </w:p>
        </w:tc>
      </w:tr>
    </w:tbl>
    <w:p>
      <w:pPr>
        <w:pStyle w:val="3"/>
        <w:rPr>
          <w:ins w:id="614" w:author="pluto" w:date="2026-08-25T10:05:23Z"/>
          <w:rFonts w:hint="eastAsia"/>
        </w:rPr>
      </w:pPr>
      <w:ins w:id="615" w:author="pluto" w:date="2026-08-25T10:05:31Z">
        <w:r>
          <w:rPr>
            <w:rFonts w:hint="eastAsia"/>
            <w:lang w:val="en-US" w:eastAsia="zh-CN"/>
          </w:rPr>
          <w:t>表具</w:t>
        </w:r>
      </w:ins>
      <w:ins w:id="616" w:author="pluto" w:date="2026-08-25T10:05:23Z">
        <w:r>
          <w:rPr>
            <w:rFonts w:hint="eastAsia"/>
            <w:lang w:val="en-US" w:eastAsia="zh-CN"/>
          </w:rPr>
          <w:t>管理</w:t>
        </w:r>
      </w:ins>
    </w:p>
    <w:p>
      <w:pPr>
        <w:pStyle w:val="4"/>
        <w:rPr>
          <w:ins w:id="617" w:author="pluto" w:date="2026-08-25T17:50:16Z"/>
          <w:rFonts w:hint="eastAsia"/>
        </w:rPr>
      </w:pPr>
      <w:ins w:id="618" w:author="pluto" w:date="2026-08-25T17:50:16Z">
        <w:r>
          <w:rPr>
            <w:rFonts w:hint="eastAsia"/>
            <w:lang w:val="en-US" w:eastAsia="zh-CN"/>
          </w:rPr>
          <w:t>表具</w:t>
        </w:r>
      </w:ins>
      <w:ins w:id="619" w:author="pluto" w:date="2026-08-25T17:50:16Z">
        <w:r>
          <w:rPr>
            <w:rFonts w:hint="eastAsia"/>
          </w:rPr>
          <w:t>基础信息</w:t>
        </w:r>
      </w:ins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20" w:author="pluto" w:date="2026-08-25T17:50:16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21" w:author="pluto" w:date="2026-08-25T17:50:16Z"/>
                <w:b/>
                <w:bCs/>
                <w:kern w:val="0"/>
                <w:szCs w:val="20"/>
              </w:rPr>
            </w:pPr>
            <w:ins w:id="622" w:author="pluto" w:date="2026-08-25T17:50:16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623" w:author="pluto" w:date="2026-08-25T17:50:16Z"/>
                <w:b/>
                <w:bCs/>
                <w:kern w:val="0"/>
                <w:szCs w:val="20"/>
              </w:rPr>
            </w:pPr>
            <w:ins w:id="624" w:author="pluto" w:date="2026-08-25T17:50:16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625" w:author="pluto" w:date="2026-08-25T17:50:16Z"/>
                <w:b/>
                <w:bCs/>
                <w:kern w:val="0"/>
                <w:szCs w:val="20"/>
              </w:rPr>
            </w:pPr>
            <w:ins w:id="626" w:author="pluto" w:date="2026-08-25T17:50:16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27" w:author="pluto" w:date="2026-08-25T17:50:16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28" w:author="pluto" w:date="2026-08-25T17:50:16Z"/>
                <w:kern w:val="0"/>
                <w:szCs w:val="20"/>
              </w:rPr>
            </w:pPr>
            <w:ins w:id="629" w:author="pluto" w:date="2026-08-25T17:50:16Z">
              <w:r>
                <w:rPr>
                  <w:kern w:val="0"/>
                  <w:szCs w:val="20"/>
                </w:rPr>
                <w:t>1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630" w:author="pluto" w:date="2026-08-25T17:50:16Z"/>
                <w:rFonts w:hint="eastAsia" w:eastAsia="仿宋"/>
                <w:kern w:val="0"/>
                <w:szCs w:val="20"/>
                <w:lang w:val="en-US" w:eastAsia="zh-CN"/>
              </w:rPr>
            </w:pPr>
            <w:ins w:id="631" w:author="pluto" w:date="2026-08-25T17:50:1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CM</w:t>
              </w:r>
            </w:ins>
            <w:ins w:id="632" w:author="pluto" w:date="2026-08-25T17:50:16Z">
              <w:r>
                <w:rPr>
                  <w:kern w:val="0"/>
                  <w:szCs w:val="20"/>
                </w:rPr>
                <w:t>_METER</w:t>
              </w:r>
            </w:ins>
            <w:ins w:id="633" w:author="pluto" w:date="2026-08-25T17:50:1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S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634" w:author="pluto" w:date="2026-08-25T17:50:16Z"/>
                <w:kern w:val="0"/>
                <w:szCs w:val="20"/>
              </w:rPr>
            </w:pPr>
            <w:ins w:id="635" w:author="pluto" w:date="2026-08-25T17:50:16Z">
              <w:r>
                <w:rPr>
                  <w:kern w:val="0"/>
                  <w:szCs w:val="20"/>
                </w:rPr>
                <w:t>水表信息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36" w:author="pluto" w:date="2026-08-25T17:50:16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37" w:author="pluto" w:date="2026-08-25T17:50:16Z"/>
                <w:rFonts w:hint="eastAsia" w:eastAsia="仿宋"/>
                <w:kern w:val="0"/>
                <w:szCs w:val="20"/>
                <w:lang w:eastAsia="zh-CN"/>
              </w:rPr>
            </w:pPr>
            <w:ins w:id="638" w:author="pluto" w:date="2026-08-25T17:50:1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639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40" w:author="pluto" w:date="2026-08-25T17:50:16Z">
              <w:r>
                <w:rPr>
                  <w:kern w:val="0"/>
                  <w:szCs w:val="20"/>
                </w:rPr>
                <w:t>CM_SMARTCARD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41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42" w:author="pluto" w:date="2026-08-25T17:50:16Z">
              <w:r>
                <w:rPr>
                  <w:kern w:val="0"/>
                  <w:szCs w:val="20"/>
                </w:rPr>
                <w:t>IC卡主表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43" w:author="pluto" w:date="2026-08-25T17:50:16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44" w:author="pluto" w:date="2026-08-25T17:50:16Z"/>
                <w:rFonts w:hint="eastAsia" w:eastAsia="仿宋"/>
                <w:kern w:val="0"/>
                <w:szCs w:val="20"/>
                <w:lang w:eastAsia="zh-CN"/>
              </w:rPr>
            </w:pPr>
            <w:ins w:id="645" w:author="pluto" w:date="2026-08-25T17:50:1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646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47" w:author="pluto" w:date="2026-08-25T17:50:16Z">
              <w:r>
                <w:rPr>
                  <w:kern w:val="0"/>
                  <w:szCs w:val="20"/>
                </w:rPr>
                <w:t>MR_METERMODELS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48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49" w:author="pluto" w:date="2026-08-25T17:50:16Z">
              <w:r>
                <w:rPr>
                  <w:kern w:val="0"/>
                  <w:szCs w:val="20"/>
                </w:rPr>
                <w:t>水表</w:t>
              </w:r>
            </w:ins>
            <w:ins w:id="650" w:author="pluto" w:date="2026-08-25T17:50:1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小类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51" w:author="pluto" w:date="2026-08-25T17:50:16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52" w:author="pluto" w:date="2026-08-25T17:50:16Z"/>
                <w:rFonts w:hint="eastAsia" w:eastAsia="仿宋"/>
                <w:kern w:val="0"/>
                <w:szCs w:val="20"/>
                <w:lang w:val="en-US" w:eastAsia="zh-CN"/>
              </w:rPr>
            </w:pPr>
            <w:ins w:id="653" w:author="pluto" w:date="2026-08-25T17:50:1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654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55" w:author="pluto" w:date="2026-08-25T17:50:16Z">
              <w:r>
                <w:rPr>
                  <w:kern w:val="0"/>
                  <w:szCs w:val="20"/>
                </w:rPr>
                <w:t>MR_METERCALIBERS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56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57" w:author="pluto" w:date="2026-08-25T17:50:16Z">
              <w:r>
                <w:rPr>
                  <w:kern w:val="0"/>
                  <w:szCs w:val="20"/>
                </w:rPr>
                <w:t>水表口径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58" w:author="pluto" w:date="2026-08-25T17:50:16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59" w:author="pluto" w:date="2026-08-25T17:50:16Z"/>
                <w:rFonts w:hint="eastAsia"/>
                <w:kern w:val="0"/>
                <w:szCs w:val="20"/>
                <w:lang w:val="en-US" w:eastAsia="zh-CN"/>
              </w:rPr>
            </w:pP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660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61" w:author="pluto" w:date="2026-08-25T17:50:16Z">
              <w:r>
                <w:rPr>
                  <w:kern w:val="0"/>
                  <w:szCs w:val="20"/>
                </w:rPr>
                <w:t>MR_METERRANGES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62" w:author="pluto" w:date="2026-08-25T17:50:16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663" w:author="pluto" w:date="2026-08-25T17:50:16Z">
              <w:r>
                <w:rPr>
                  <w:kern w:val="0"/>
                  <w:szCs w:val="20"/>
                </w:rPr>
                <w:t>水表量程表</w:t>
              </w:r>
            </w:ins>
          </w:p>
        </w:tc>
      </w:tr>
    </w:tbl>
    <w:p>
      <w:pPr>
        <w:pStyle w:val="4"/>
        <w:rPr>
          <w:ins w:id="664" w:author="pluto" w:date="2026-08-25T10:05:23Z"/>
          <w:rFonts w:hint="eastAsia"/>
        </w:rPr>
      </w:pPr>
      <w:ins w:id="665" w:author="pluto" w:date="2026-08-25T10:06:43Z">
        <w:r>
          <w:rPr>
            <w:rFonts w:hint="eastAsia"/>
            <w:lang w:val="en-US" w:eastAsia="zh-CN"/>
          </w:rPr>
          <w:t>表务</w:t>
        </w:r>
      </w:ins>
      <w:ins w:id="666" w:author="pluto" w:date="2026-08-25T10:06:45Z">
        <w:r>
          <w:rPr>
            <w:rFonts w:hint="eastAsia"/>
            <w:lang w:val="en-US" w:eastAsia="zh-CN"/>
          </w:rPr>
          <w:t>工单</w:t>
        </w:r>
      </w:ins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67" w:author="pluto" w:date="2026-08-25T10:05:23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68" w:author="pluto" w:date="2026-08-25T10:05:23Z"/>
                <w:b/>
                <w:bCs/>
                <w:kern w:val="0"/>
                <w:szCs w:val="20"/>
              </w:rPr>
            </w:pPr>
            <w:ins w:id="669" w:author="pluto" w:date="2026-08-25T10:05:23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ins w:id="670" w:author="pluto" w:date="2026-08-25T10:05:23Z"/>
                <w:b/>
                <w:bCs/>
                <w:kern w:val="0"/>
                <w:szCs w:val="20"/>
              </w:rPr>
            </w:pPr>
            <w:ins w:id="671" w:author="pluto" w:date="2026-08-25T10:05:23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672" w:author="pluto" w:date="2026-08-25T10:05:23Z"/>
                <w:b/>
                <w:bCs/>
                <w:kern w:val="0"/>
                <w:szCs w:val="20"/>
              </w:rPr>
            </w:pPr>
            <w:ins w:id="673" w:author="pluto" w:date="2026-08-25T10:05:23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74" w:author="pluto" w:date="2026-08-25T10:05:23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75" w:author="pluto" w:date="2026-08-25T10:05:23Z"/>
                <w:rFonts w:hint="default" w:eastAsia="仿宋"/>
                <w:kern w:val="0"/>
                <w:szCs w:val="20"/>
                <w:lang w:val="en-US" w:eastAsia="zh-CN"/>
              </w:rPr>
            </w:pPr>
            <w:ins w:id="676" w:author="pluto" w:date="2026-08-25T10:05:23Z">
              <w:r>
                <w:rPr>
                  <w:rFonts w:hint="default"/>
                  <w:kern w:val="0"/>
                  <w:szCs w:val="20"/>
                  <w:lang w:val="en-US" w:eastAsia="zh-CN"/>
                </w:rPr>
                <w:t>1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677" w:author="pluto" w:date="2026-08-25T10:05:2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678" w:author="pluto" w:date="2026-08-25T17:51:56Z">
                  <w:rPr>
                    <w:ins w:id="679" w:author="pluto" w:date="2026-08-25T10:05:23Z"/>
                    <w:rFonts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680" w:author="pluto" w:date="2026-08-25T17:51:56Z">
                  <w:rPr>
                    <w:rStyle w:val="39"/>
                    <w:rFonts w:ascii="Times New Roman" w:hAnsi="Times New Roman" w:eastAsia="仿宋" w:cs="Times New Roman"/>
                    <w:caps w:val="0"/>
                    <w:color w:val="777777"/>
                    <w:spacing w:val="0"/>
                    <w:kern w:val="0"/>
                    <w:sz w:val="28"/>
                    <w:szCs w:val="20"/>
                    <w:shd w:val="clear" w:fill="FFFFFF"/>
                  </w:rPr>
                </w:rPrChange>
              </w:rPr>
              <w:t>BM_RECORD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81" w:author="pluto" w:date="2026-08-25T10:05:23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682" w:author="pluto" w:date="2026-08-25T17:51:56Z">
                  <w:rPr>
                    <w:ins w:id="683" w:author="pluto" w:date="2026-08-25T10:05:23Z"/>
                    <w:rFonts w:hint="default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684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工单</w:t>
            </w:r>
            <w:r>
              <w:rPr>
                <w:rFonts w:hint="default"/>
                <w:kern w:val="0"/>
                <w:szCs w:val="20"/>
                <w:lang w:val="en-US" w:eastAsia="zh-CN"/>
                <w:rPrChange w:id="685" w:author="pluto" w:date="2026-08-25T17:51:56Z">
                  <w:rPr>
                    <w:rFonts w:hint="default"/>
                    <w:kern w:val="0"/>
                    <w:szCs w:val="20"/>
                    <w:lang w:val="en-US" w:eastAsia="zh-CN"/>
                  </w:rPr>
                </w:rPrChange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86" w:author="pluto" w:date="2026-08-25T10:08:31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87" w:author="pluto" w:date="2026-08-25T10:08:31Z"/>
                <w:rFonts w:hint="default"/>
                <w:kern w:val="0"/>
                <w:szCs w:val="20"/>
                <w:lang w:val="en-US" w:eastAsia="zh-CN"/>
              </w:rPr>
            </w:pPr>
            <w:ins w:id="688" w:author="pluto" w:date="2026-08-25T10:09:2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689" w:author="pluto" w:date="2026-08-25T10:08:31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690" w:author="pluto" w:date="2026-08-25T17:51:56Z">
                  <w:rPr>
                    <w:ins w:id="691" w:author="pluto" w:date="2026-08-25T10:08:31Z"/>
                    <w:rFonts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692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MW_REPLACE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693" w:author="pluto" w:date="2026-08-25T10:08:31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694" w:author="pluto" w:date="2026-08-25T17:51:56Z">
                  <w:rPr>
                    <w:ins w:id="695" w:author="pluto" w:date="2026-08-25T10:08:31Z"/>
                    <w:rFonts w:hint="default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696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换表工单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697" w:author="pluto" w:date="2026-08-25T10:08:3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698" w:author="pluto" w:date="2026-08-25T10:08:34Z"/>
                <w:rFonts w:hint="default"/>
                <w:kern w:val="0"/>
                <w:szCs w:val="20"/>
                <w:lang w:val="en-US" w:eastAsia="zh-CN"/>
              </w:rPr>
            </w:pPr>
            <w:ins w:id="699" w:author="pluto" w:date="2026-08-25T10:10:3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700" w:author="pluto" w:date="2026-08-25T10:08:34Z"/>
                <w:rFonts w:ascii="Times New Roman" w:hAnsi="Times New Roman" w:eastAsia="仿宋" w:cs="Times New Roman"/>
                <w:i w:val="0"/>
                <w:caps w:val="0"/>
                <w:spacing w:val="0"/>
                <w:kern w:val="0"/>
                <w:sz w:val="28"/>
                <w:szCs w:val="20"/>
                <w:shd w:val="clear"/>
                <w:lang w:val="en-US" w:eastAsia="zh-CN" w:bidi="ar-SA"/>
                <w:rPrChange w:id="701" w:author="pluto" w:date="2026-08-25T17:51:56Z">
                  <w:rPr>
                    <w:ins w:id="702" w:author="pluto" w:date="2026-08-25T10:08:34Z"/>
                    <w:rFonts w:ascii="Helvetica" w:hAnsi="Helvetica" w:eastAsia="Helvetica" w:cs="Helvetica"/>
                    <w:i/>
                    <w:caps w:val="0"/>
                    <w:color w:val="777777"/>
                    <w:spacing w:val="0"/>
                    <w:kern w:val="2"/>
                    <w:sz w:val="24"/>
                    <w:szCs w:val="24"/>
                    <w:shd w:val="clear" w:fill="FFFFFF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703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MW_REPLACE_FA</w:t>
            </w:r>
            <w:bookmarkStart w:id="45" w:name="_GoBack"/>
            <w:bookmarkEnd w:id="45"/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703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ILURE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704" w:author="pluto" w:date="2026-08-25T10:08:34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705" w:author="pluto" w:date="2026-08-25T17:51:56Z">
                  <w:rPr>
                    <w:ins w:id="706" w:author="pluto" w:date="2026-08-25T10:08:34Z"/>
                    <w:rFonts w:hint="default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707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故障换表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708" w:author="pluto" w:date="2026-08-25T10:08:35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709" w:author="pluto" w:date="2026-08-25T10:08:35Z"/>
                <w:rFonts w:hint="default"/>
                <w:kern w:val="0"/>
                <w:szCs w:val="20"/>
                <w:lang w:val="en-US" w:eastAsia="zh-CN"/>
              </w:rPr>
            </w:pPr>
            <w:ins w:id="710" w:author="pluto" w:date="2026-08-25T10:11:4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711" w:author="pluto" w:date="2026-08-25T10:08:35Z"/>
                <w:rFonts w:ascii="Times New Roman" w:hAnsi="Times New Roman" w:eastAsia="仿宋" w:cs="Times New Roman"/>
                <w:i w:val="0"/>
                <w:caps w:val="0"/>
                <w:spacing w:val="0"/>
                <w:kern w:val="0"/>
                <w:sz w:val="28"/>
                <w:szCs w:val="20"/>
                <w:shd w:val="clear"/>
                <w:lang w:val="en-US" w:eastAsia="zh-CN" w:bidi="ar-SA"/>
                <w:rPrChange w:id="712" w:author="pluto" w:date="2026-08-25T17:51:56Z">
                  <w:rPr>
                    <w:ins w:id="713" w:author="pluto" w:date="2026-08-25T10:08:35Z"/>
                    <w:rFonts w:ascii="Helvetica" w:hAnsi="Helvetica" w:eastAsia="Helvetica" w:cs="Helvetica"/>
                    <w:i/>
                    <w:caps w:val="0"/>
                    <w:color w:val="777777"/>
                    <w:spacing w:val="0"/>
                    <w:kern w:val="2"/>
                    <w:sz w:val="24"/>
                    <w:szCs w:val="24"/>
                    <w:shd w:val="clear" w:fill="FFFFFF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714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MW_REPLACE_RECEIPT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715" w:author="pluto" w:date="2026-08-25T10:08:35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716" w:author="pluto" w:date="2026-08-25T17:51:56Z">
                  <w:rPr>
                    <w:ins w:id="717" w:author="pluto" w:date="2026-08-25T10:08:35Z"/>
                    <w:rFonts w:hint="default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718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换表回执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719" w:author="pluto" w:date="2026-08-25T10:08:3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720" w:author="pluto" w:date="2026-08-25T10:08:39Z"/>
                <w:rFonts w:hint="default"/>
                <w:kern w:val="0"/>
                <w:szCs w:val="20"/>
                <w:lang w:val="en-US" w:eastAsia="zh-CN"/>
              </w:rPr>
            </w:pPr>
            <w:ins w:id="721" w:author="pluto" w:date="2026-08-25T10:11:4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5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722" w:author="pluto" w:date="2026-08-25T10:08:39Z"/>
                <w:rFonts w:ascii="Times New Roman" w:hAnsi="Times New Roman" w:eastAsia="仿宋" w:cs="Times New Roman"/>
                <w:i w:val="0"/>
                <w:caps w:val="0"/>
                <w:spacing w:val="0"/>
                <w:kern w:val="0"/>
                <w:sz w:val="28"/>
                <w:szCs w:val="20"/>
                <w:shd w:val="clear"/>
                <w:lang w:val="en-US" w:eastAsia="zh-CN" w:bidi="ar-SA"/>
                <w:rPrChange w:id="723" w:author="pluto" w:date="2026-08-25T17:51:56Z">
                  <w:rPr>
                    <w:ins w:id="724" w:author="pluto" w:date="2026-08-25T10:08:39Z"/>
                    <w:rFonts w:ascii="Helvetica" w:hAnsi="Helvetica" w:eastAsia="Helvetica" w:cs="Helvetica"/>
                    <w:i/>
                    <w:caps w:val="0"/>
                    <w:color w:val="777777"/>
                    <w:spacing w:val="0"/>
                    <w:kern w:val="2"/>
                    <w:sz w:val="24"/>
                    <w:szCs w:val="24"/>
                    <w:shd w:val="clear" w:fill="FFFFFF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725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MW_REMOVE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726" w:author="pluto" w:date="2026-08-25T10:08:39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727" w:author="pluto" w:date="2026-08-25T17:51:56Z">
                  <w:rPr>
                    <w:ins w:id="728" w:author="pluto" w:date="2026-08-25T10:08:39Z"/>
                    <w:rFonts w:hint="default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729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拆表工单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730" w:author="pluto" w:date="2026-08-25T10:11:20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731" w:author="pluto" w:date="2026-08-25T10:11:20Z"/>
                <w:rFonts w:hint="default"/>
                <w:kern w:val="0"/>
                <w:szCs w:val="20"/>
                <w:lang w:val="en-US" w:eastAsia="zh-CN"/>
              </w:rPr>
            </w:pPr>
            <w:ins w:id="732" w:author="pluto" w:date="2026-08-25T10:11:4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6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733" w:author="pluto" w:date="2026-08-25T10:11:20Z"/>
                <w:rFonts w:ascii="Times New Roman" w:hAnsi="Times New Roman" w:eastAsia="仿宋" w:cs="Times New Roman"/>
                <w:i w:val="0"/>
                <w:caps w:val="0"/>
                <w:spacing w:val="0"/>
                <w:kern w:val="0"/>
                <w:sz w:val="28"/>
                <w:szCs w:val="20"/>
                <w:shd w:val="clear"/>
                <w:lang w:val="en-US" w:eastAsia="zh-CN" w:bidi="ar-SA"/>
                <w:rPrChange w:id="734" w:author="pluto" w:date="2026-08-25T17:51:56Z">
                  <w:rPr>
                    <w:ins w:id="735" w:author="pluto" w:date="2026-08-25T10:11:20Z"/>
                    <w:rFonts w:ascii="Helvetica" w:hAnsi="Helvetica" w:eastAsia="Helvetica" w:cs="Helvetica"/>
                    <w:i/>
                    <w:caps w:val="0"/>
                    <w:color w:val="777777"/>
                    <w:spacing w:val="0"/>
                    <w:kern w:val="2"/>
                    <w:sz w:val="24"/>
                    <w:szCs w:val="24"/>
                    <w:shd w:val="clear" w:fill="FFFFFF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736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MW_REMOVE_RECEIPT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737" w:author="pluto" w:date="2026-08-25T10:11:20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738" w:author="pluto" w:date="2026-08-25T17:51:56Z">
                  <w:rPr>
                    <w:ins w:id="739" w:author="pluto" w:date="2026-08-25T10:11:20Z"/>
                    <w:rFonts w:hint="default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740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拆表回执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741" w:author="pluto" w:date="2026-08-25T10:11:33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742" w:author="pluto" w:date="2026-08-25T10:11:33Z"/>
                <w:rFonts w:hint="default"/>
                <w:kern w:val="0"/>
                <w:szCs w:val="20"/>
                <w:lang w:val="en-US" w:eastAsia="zh-CN"/>
              </w:rPr>
            </w:pPr>
            <w:ins w:id="743" w:author="pluto" w:date="2026-08-25T10:11:5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7</w:t>
              </w:r>
            </w:ins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744" w:author="pluto" w:date="2026-08-25T10:11:33Z"/>
                <w:rFonts w:ascii="Times New Roman" w:hAnsi="Times New Roman" w:eastAsia="仿宋" w:cs="Times New Roman"/>
                <w:i w:val="0"/>
                <w:caps w:val="0"/>
                <w:spacing w:val="0"/>
                <w:kern w:val="0"/>
                <w:sz w:val="28"/>
                <w:szCs w:val="20"/>
                <w:shd w:val="clear"/>
                <w:lang w:val="en-US" w:eastAsia="zh-CN" w:bidi="ar-SA"/>
                <w:rPrChange w:id="745" w:author="pluto" w:date="2026-08-25T17:51:56Z">
                  <w:rPr>
                    <w:ins w:id="746" w:author="pluto" w:date="2026-08-25T10:11:33Z"/>
                    <w:rFonts w:ascii="Helvetica" w:hAnsi="Helvetica" w:eastAsia="Helvetica" w:cs="Helvetica"/>
                    <w:i/>
                    <w:caps w:val="0"/>
                    <w:color w:val="777777"/>
                    <w:spacing w:val="0"/>
                    <w:kern w:val="2"/>
                    <w:sz w:val="24"/>
                    <w:szCs w:val="24"/>
                    <w:shd w:val="clear" w:fill="FFFFFF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747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MW_REASSEMBLE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748" w:author="pluto" w:date="2026-08-25T10:11:33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749" w:author="pluto" w:date="2026-08-25T17:51:56Z">
                  <w:rPr>
                    <w:ins w:id="750" w:author="pluto" w:date="2026-08-25T10:11:33Z"/>
                    <w:rFonts w:hint="default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751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复装工单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752" w:author="pluto" w:date="2026-08-25T17:51:22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753" w:author="pluto" w:date="2026-08-25T17:51:22Z"/>
                <w:rFonts w:hint="eastAsia"/>
                <w:kern w:val="0"/>
                <w:szCs w:val="20"/>
                <w:lang w:val="en-US" w:eastAsia="zh-CN"/>
              </w:rPr>
            </w:pP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ins w:id="754" w:author="pluto" w:date="2026-08-25T17:51:22Z"/>
                <w:rFonts w:ascii="Times New Roman" w:hAnsi="Times New Roman" w:eastAsia="仿宋" w:cs="Times New Roman"/>
                <w:i w:val="0"/>
                <w:caps w:val="0"/>
                <w:spacing w:val="0"/>
                <w:kern w:val="0"/>
                <w:sz w:val="28"/>
                <w:szCs w:val="20"/>
                <w:shd w:val="clear"/>
                <w:lang w:val="en-US" w:eastAsia="zh-CN" w:bidi="ar-SA"/>
                <w:rPrChange w:id="755" w:author="pluto" w:date="2026-08-25T17:51:56Z">
                  <w:rPr>
                    <w:ins w:id="756" w:author="pluto" w:date="2026-08-25T17:51:22Z"/>
                    <w:rFonts w:ascii="Helvetica" w:hAnsi="Helvetica" w:eastAsia="Helvetica" w:cs="Helvetica"/>
                    <w:i/>
                    <w:caps w:val="0"/>
                    <w:color w:val="777777"/>
                    <w:spacing w:val="0"/>
                    <w:kern w:val="2"/>
                    <w:sz w:val="24"/>
                    <w:szCs w:val="24"/>
                    <w:shd w:val="clear" w:fill="FFFFFF"/>
                    <w:lang w:val="en-US" w:eastAsia="zh-CN" w:bidi="ar-SA"/>
                  </w:rPr>
                </w:rPrChange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  <w:rPrChange w:id="757" w:author="pluto" w:date="2026-08-25T17:51:56Z">
                  <w:rPr>
                    <w:rStyle w:val="42"/>
                    <w:rFonts w:ascii="Helvetica" w:hAnsi="Helvetica" w:eastAsia="Helvetica" w:cs="Helvetica"/>
                    <w:caps w:val="0"/>
                    <w:color w:val="777777"/>
                    <w:spacing w:val="0"/>
                    <w:sz w:val="24"/>
                    <w:szCs w:val="24"/>
                    <w:shd w:val="clear" w:fill="FFFFFF"/>
                  </w:rPr>
                </w:rPrChange>
              </w:rPr>
              <w:t>MW_REASSEMBLE_RECEIPT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758" w:author="pluto" w:date="2026-08-25T17:51:22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  <w:rPrChange w:id="759" w:author="pluto" w:date="2026-08-25T17:51:56Z">
                  <w:rPr>
                    <w:ins w:id="760" w:author="pluto" w:date="2026-08-25T17:51:22Z"/>
                    <w:rFonts w:hint="eastAsia" w:ascii="Times New Roman" w:hAnsi="Times New Roman" w:eastAsia="仿宋" w:cs="Times New Roman"/>
                    <w:kern w:val="0"/>
                    <w:sz w:val="28"/>
                    <w:szCs w:val="20"/>
                    <w:lang w:val="en-US" w:eastAsia="zh-CN" w:bidi="ar-SA"/>
                  </w:rPr>
                </w:rPrChange>
              </w:rPr>
            </w:pPr>
            <w:r>
              <w:rPr>
                <w:rFonts w:hint="default"/>
                <w:kern w:val="0"/>
                <w:szCs w:val="20"/>
                <w:lang w:val="en-US" w:eastAsia="zh-CN"/>
                <w:rPrChange w:id="761" w:author="pluto" w:date="2026-08-25T17:51:56Z">
                  <w:rPr>
                    <w:rFonts w:hint="eastAsia"/>
                    <w:kern w:val="0"/>
                    <w:szCs w:val="20"/>
                    <w:lang w:val="en-US" w:eastAsia="zh-CN"/>
                  </w:rPr>
                </w:rPrChange>
              </w:rPr>
              <w:t>复装回执</w:t>
            </w:r>
          </w:p>
        </w:tc>
      </w:tr>
    </w:tbl>
    <w:p>
      <w:pPr>
        <w:rPr>
          <w:ins w:id="763" w:author="pluto" w:date="2026-08-25T09:47:41Z"/>
          <w:rFonts w:hint="eastAsia"/>
        </w:rPr>
        <w:pPrChange w:id="762" w:author="pluto" w:date="2026-08-24T15:12:43Z">
          <w:pPr>
            <w:pStyle w:val="4"/>
          </w:pPr>
        </w:pPrChange>
      </w:pPr>
    </w:p>
    <w:p>
      <w:pPr>
        <w:pStyle w:val="3"/>
        <w:rPr>
          <w:ins w:id="765" w:author="pluto" w:date="2026-08-24T15:12:38Z"/>
          <w:rFonts w:hint="eastAsia"/>
        </w:rPr>
        <w:pPrChange w:id="764" w:author="pluto" w:date="2026-08-25T10:12:25Z">
          <w:pPr>
            <w:pStyle w:val="4"/>
          </w:pPr>
        </w:pPrChange>
      </w:pPr>
      <w:ins w:id="766" w:author="pluto" w:date="2026-08-25T09:47:46Z">
        <w:r>
          <w:rPr>
            <w:rFonts w:hint="eastAsia"/>
            <w:lang w:val="en-US" w:eastAsia="zh-CN"/>
          </w:rPr>
          <w:t>业务交易</w:t>
        </w:r>
      </w:ins>
      <w:ins w:id="767" w:author="pluto" w:date="2026-08-25T09:47:46Z">
        <w:r>
          <w:rPr>
            <w:rFonts w:hint="eastAsia"/>
          </w:rPr>
          <w:t>数据</w:t>
        </w:r>
      </w:ins>
    </w:p>
    <w:p>
      <w:pPr>
        <w:pStyle w:val="4"/>
        <w:rPr>
          <w:del w:id="768" w:author="pluto" w:date="2026-08-24T15:15:03Z"/>
          <w:rFonts w:hint="eastAsia"/>
        </w:rPr>
      </w:pPr>
      <w:del w:id="769" w:author="pluto" w:date="2026-08-24T15:15:03Z">
        <w:r>
          <w:rPr>
            <w:rFonts w:hint="eastAsia"/>
          </w:rPr>
          <w:delText>报装信息</w:delText>
        </w:r>
        <w:bookmarkEnd w:id="8"/>
      </w:del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70" w:author="pluto" w:date="2026-08-24T15:15:0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771" w:author="pluto" w:date="2026-08-24T15:15:03Z"/>
                <w:b/>
                <w:bCs/>
                <w:kern w:val="0"/>
                <w:szCs w:val="20"/>
              </w:rPr>
            </w:pPr>
            <w:del w:id="772" w:author="pluto" w:date="2026-08-24T15:15:03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773" w:author="pluto" w:date="2026-08-24T15:15:03Z"/>
                <w:b/>
                <w:bCs/>
                <w:kern w:val="0"/>
                <w:szCs w:val="20"/>
              </w:rPr>
            </w:pPr>
            <w:del w:id="774" w:author="pluto" w:date="2026-08-24T15:15:03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775" w:author="pluto" w:date="2026-08-24T15:15:03Z"/>
                <w:b/>
                <w:bCs/>
                <w:kern w:val="0"/>
                <w:szCs w:val="20"/>
              </w:rPr>
            </w:pPr>
            <w:del w:id="776" w:author="pluto" w:date="2026-08-24T15:15:03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77" w:author="pluto" w:date="2026-08-24T15:15:0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778" w:author="pluto" w:date="2026-08-24T15:15:03Z"/>
                <w:kern w:val="0"/>
                <w:szCs w:val="20"/>
              </w:rPr>
            </w:pPr>
            <w:del w:id="779" w:author="pluto" w:date="2026-08-24T15:15:03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780" w:author="pluto" w:date="2026-08-24T15:15:03Z"/>
                <w:kern w:val="0"/>
                <w:szCs w:val="20"/>
              </w:rPr>
            </w:pPr>
            <w:del w:id="781" w:author="pluto" w:date="2026-08-24T15:15:03Z">
              <w:r>
                <w:rPr>
                  <w:kern w:val="0"/>
                  <w:szCs w:val="20"/>
                </w:rPr>
                <w:delText>CSM_REPORT2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782" w:author="pluto" w:date="2026-08-24T15:15:03Z"/>
                <w:kern w:val="0"/>
                <w:szCs w:val="20"/>
              </w:rPr>
            </w:pPr>
            <w:del w:id="783" w:author="pluto" w:date="2026-08-24T15:15:03Z">
              <w:r>
                <w:rPr>
                  <w:kern w:val="0"/>
                  <w:szCs w:val="20"/>
                </w:rPr>
                <w:delText>报表内容2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84" w:author="pluto" w:date="2026-08-24T15:15:0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785" w:author="pluto" w:date="2026-08-24T15:15:03Z"/>
                <w:kern w:val="0"/>
                <w:szCs w:val="20"/>
              </w:rPr>
            </w:pPr>
            <w:del w:id="786" w:author="pluto" w:date="2026-08-24T15:15:0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787" w:author="pluto" w:date="2026-08-24T15:15:03Z"/>
                <w:kern w:val="0"/>
                <w:szCs w:val="20"/>
              </w:rPr>
            </w:pPr>
            <w:del w:id="788" w:author="pluto" w:date="2026-08-24T15:15:03Z">
              <w:r>
                <w:rPr>
                  <w:kern w:val="0"/>
                  <w:szCs w:val="20"/>
                </w:rPr>
                <w:delText>EXI_BZ_IMPORT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789" w:author="pluto" w:date="2026-08-24T15:15:03Z"/>
                <w:kern w:val="0"/>
                <w:szCs w:val="20"/>
              </w:rPr>
            </w:pPr>
            <w:del w:id="790" w:author="pluto" w:date="2026-08-24T15:15:03Z">
              <w:r>
                <w:rPr>
                  <w:kern w:val="0"/>
                  <w:szCs w:val="20"/>
                </w:rPr>
                <w:delText>报装记录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91" w:author="pluto" w:date="2026-08-24T15:15:0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792" w:author="pluto" w:date="2026-08-24T15:15:03Z"/>
                <w:kern w:val="0"/>
                <w:szCs w:val="20"/>
              </w:rPr>
            </w:pPr>
            <w:del w:id="793" w:author="pluto" w:date="2026-08-24T15:15:03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794" w:author="pluto" w:date="2026-08-24T15:15:03Z"/>
                <w:kern w:val="0"/>
                <w:szCs w:val="20"/>
              </w:rPr>
            </w:pPr>
            <w:del w:id="795" w:author="pluto" w:date="2026-08-24T15:15:03Z">
              <w:r>
                <w:rPr>
                  <w:kern w:val="0"/>
                  <w:szCs w:val="20"/>
                </w:rPr>
                <w:delText>EXI_BZ_IMPORT_LOG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796" w:author="pluto" w:date="2026-08-24T15:15:03Z"/>
                <w:kern w:val="0"/>
                <w:szCs w:val="20"/>
              </w:rPr>
            </w:pPr>
            <w:del w:id="797" w:author="pluto" w:date="2026-08-24T15:15:03Z">
              <w:r>
                <w:rPr>
                  <w:kern w:val="0"/>
                  <w:szCs w:val="20"/>
                </w:rPr>
                <w:delText>报装处理日志</w:delText>
              </w:r>
            </w:del>
          </w:p>
        </w:tc>
      </w:tr>
    </w:tbl>
    <w:p>
      <w:pPr>
        <w:pStyle w:val="4"/>
        <w:rPr>
          <w:rFonts w:hint="eastAsia"/>
        </w:rPr>
      </w:pPr>
      <w:bookmarkStart w:id="9" w:name="_Toc17290"/>
      <w:r>
        <w:rPr>
          <w:rFonts w:hint="eastAsia"/>
        </w:rPr>
        <w:t>抄表信息</w:t>
      </w:r>
      <w:bookmarkEnd w:id="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  <w:tblGridChange w:id="798">
          <w:tblGrid>
            <w:gridCol w:w="850"/>
            <w:gridCol w:w="5102"/>
            <w:gridCol w:w="2551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MR_METERBOOKS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册本信息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MR_METERBOOKS_READDAY_RELATION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册本工次关系表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MR_TASKS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MR_LAST_RECORD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上次抄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MR_RECORDLOG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抄表数据日志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MR_RECORD_STATES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MR_ALGORITHMS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BM_DTL_ADJUST_READING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抄码累计量调整工单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MRP_DOWNLOADLOG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抄表机任务下载记录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MRP_RECORD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抄表机任务数据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799" w:author="pluto" w:date="2026-08-24T15:19:4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00" w:author="pluto" w:date="2026-08-24T15:19:40Z"/>
                <w:kern w:val="0"/>
                <w:szCs w:val="20"/>
              </w:rPr>
            </w:pPr>
            <w:del w:id="801" w:author="pluto" w:date="2026-08-24T15:19:40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802" w:author="pluto" w:date="2026-08-24T15:19:40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MV_RecordStatistics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803" w:author="pluto" w:date="2026-08-24T15:19:40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水量统计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kern w:val="0"/>
                <w:szCs w:val="20"/>
              </w:rPr>
              <w:t>1</w:t>
            </w:r>
            <w:del w:id="804" w:author="pluto" w:date="2026-08-24T17:23:33Z">
              <w:r>
                <w:rPr>
                  <w:rFonts w:hint="default"/>
                  <w:kern w:val="0"/>
                  <w:szCs w:val="20"/>
                  <w:lang w:val="en-US"/>
                </w:rPr>
                <w:delText>3</w:delText>
              </w:r>
            </w:del>
            <w:ins w:id="805" w:author="pluto" w:date="2026-08-24T17:23:33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MR_TASK_CHANGELOG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抄表任务变化日志表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kern w:val="0"/>
                <w:szCs w:val="20"/>
              </w:rPr>
              <w:t>1</w:t>
            </w:r>
            <w:del w:id="806" w:author="pluto" w:date="2026-08-24T17:23:35Z">
              <w:r>
                <w:rPr>
                  <w:rFonts w:hint="default"/>
                  <w:kern w:val="0"/>
                  <w:szCs w:val="20"/>
                  <w:lang w:val="en-US"/>
                </w:rPr>
                <w:delText>4</w:delText>
              </w:r>
            </w:del>
            <w:ins w:id="807" w:author="pluto" w:date="2026-08-24T17:23:3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MR_TASK_CHANGELOG_DETAIL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抄表任务变化日志详情表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08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09" w:author="pluto" w:date="2026-08-24T17:22:49Z"/>
                <w:kern w:val="0"/>
                <w:szCs w:val="20"/>
              </w:rPr>
            </w:pPr>
            <w:del w:id="810" w:author="pluto" w:date="2026-08-24T17:22:49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11" w:author="pluto" w:date="2026-08-24T17:22:49Z"/>
                <w:kern w:val="0"/>
                <w:szCs w:val="20"/>
              </w:rPr>
            </w:pPr>
            <w:del w:id="812" w:author="pluto" w:date="2026-08-24T17:22:49Z">
              <w:r>
                <w:rPr>
                  <w:kern w:val="0"/>
                  <w:szCs w:val="20"/>
                </w:rPr>
                <w:delText>MRP_RECORD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13" w:author="pluto" w:date="2026-08-24T17:22:49Z"/>
                <w:kern w:val="0"/>
                <w:szCs w:val="20"/>
              </w:rPr>
            </w:pPr>
            <w:del w:id="814" w:author="pluto" w:date="2026-08-24T17:22:49Z">
              <w:r>
                <w:rPr>
                  <w:kern w:val="0"/>
                  <w:szCs w:val="20"/>
                </w:rPr>
                <w:delText>抄表机任务数据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15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16" w:author="pluto" w:date="2026-08-24T17:22:49Z"/>
                <w:kern w:val="0"/>
                <w:szCs w:val="20"/>
              </w:rPr>
            </w:pPr>
            <w:del w:id="817" w:author="pluto" w:date="2026-08-24T17:22:49Z">
              <w:r>
                <w:rPr>
                  <w:kern w:val="0"/>
                  <w:szCs w:val="20"/>
                </w:rPr>
                <w:delText>16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818" w:author="pluto" w:date="2026-08-24T17:22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819" w:author="pluto" w:date="2026-08-24T17:22:49Z">
              <w:r>
                <w:rPr>
                  <w:kern w:val="0"/>
                  <w:szCs w:val="20"/>
                </w:rPr>
                <w:delText>MV_RecordStatistics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820" w:author="pluto" w:date="2026-08-24T17:22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821" w:author="pluto" w:date="2026-08-24T17:22:49Z">
              <w:r>
                <w:rPr>
                  <w:kern w:val="0"/>
                  <w:szCs w:val="20"/>
                </w:rPr>
                <w:delText>水量统计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22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23" w:author="pluto" w:date="2026-08-24T17:22:49Z"/>
                <w:kern w:val="0"/>
                <w:szCs w:val="20"/>
              </w:rPr>
            </w:pPr>
            <w:del w:id="824" w:author="pluto" w:date="2026-08-24T17:22:49Z">
              <w:r>
                <w:rPr>
                  <w:kern w:val="0"/>
                  <w:szCs w:val="20"/>
                </w:rPr>
                <w:delText>17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825" w:author="pluto" w:date="2026-08-24T17:22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826" w:author="pluto" w:date="2026-08-24T17:22:49Z">
              <w:r>
                <w:rPr>
                  <w:kern w:val="0"/>
                  <w:szCs w:val="20"/>
                </w:rPr>
                <w:delText>MR_TASK_CHANGELOG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827" w:author="pluto" w:date="2026-08-24T17:22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828" w:author="pluto" w:date="2026-08-24T17:22:49Z">
              <w:r>
                <w:rPr>
                  <w:kern w:val="0"/>
                  <w:szCs w:val="20"/>
                </w:rPr>
                <w:delText>抄表任务变化日志表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29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30" w:author="pluto" w:date="2026-08-24T17:22:49Z"/>
                <w:kern w:val="0"/>
                <w:szCs w:val="20"/>
              </w:rPr>
            </w:pPr>
            <w:del w:id="831" w:author="pluto" w:date="2026-08-24T17:22:49Z">
              <w:r>
                <w:rPr>
                  <w:kern w:val="0"/>
                  <w:szCs w:val="20"/>
                </w:rPr>
                <w:delText>18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832" w:author="pluto" w:date="2026-08-24T17:22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833" w:author="pluto" w:date="2026-08-24T17:22:49Z">
              <w:r>
                <w:rPr>
                  <w:kern w:val="0"/>
                  <w:szCs w:val="20"/>
                </w:rPr>
                <w:delText>MR_TASK_CHANGELOG_DETAIL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834" w:author="pluto" w:date="2026-08-24T17:22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835" w:author="pluto" w:date="2026-08-24T17:22:49Z">
              <w:r>
                <w:rPr>
                  <w:kern w:val="0"/>
                  <w:szCs w:val="20"/>
                </w:rPr>
                <w:delText>抄表任务变化日志详情表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36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37" w:author="pluto" w:date="2026-08-24T17:22:49Z"/>
                <w:kern w:val="0"/>
                <w:szCs w:val="20"/>
              </w:rPr>
            </w:pPr>
            <w:del w:id="838" w:author="pluto" w:date="2026-08-24T17:22:49Z">
              <w:r>
                <w:rPr>
                  <w:kern w:val="0"/>
                  <w:szCs w:val="20"/>
                </w:rPr>
                <w:delText>19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39" w:author="pluto" w:date="2026-08-24T17:22:49Z"/>
                <w:kern w:val="0"/>
                <w:szCs w:val="20"/>
              </w:rPr>
            </w:pPr>
            <w:del w:id="840" w:author="pluto" w:date="2026-08-24T17:22:49Z">
              <w:r>
                <w:rPr>
                  <w:kern w:val="0"/>
                  <w:szCs w:val="20"/>
                </w:rPr>
                <w:delText>MR_RECORD_SAMPLING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41" w:author="pluto" w:date="2026-08-24T17:22:49Z"/>
                <w:kern w:val="0"/>
                <w:szCs w:val="20"/>
              </w:rPr>
            </w:pPr>
            <w:del w:id="842" w:author="pluto" w:date="2026-08-24T17:22:49Z">
              <w:r>
                <w:rPr>
                  <w:kern w:val="0"/>
                  <w:szCs w:val="20"/>
                </w:rPr>
                <w:delText>稽查 - 抄表数据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43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44" w:author="pluto" w:date="2026-08-24T17:22:49Z"/>
                <w:kern w:val="0"/>
                <w:szCs w:val="20"/>
              </w:rPr>
            </w:pPr>
            <w:del w:id="845" w:author="pluto" w:date="2026-08-24T17:22:49Z">
              <w:r>
                <w:rPr>
                  <w:kern w:val="0"/>
                  <w:szCs w:val="20"/>
                </w:rPr>
                <w:delText>20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46" w:author="pluto" w:date="2026-08-24T17:22:49Z"/>
                <w:kern w:val="0"/>
                <w:szCs w:val="20"/>
              </w:rPr>
            </w:pPr>
            <w:del w:id="847" w:author="pluto" w:date="2026-08-24T17:22:49Z">
              <w:r>
                <w:rPr>
                  <w:kern w:val="0"/>
                  <w:szCs w:val="20"/>
                </w:rPr>
                <w:delText>MRP_RECORD_SAMPLING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48" w:author="pluto" w:date="2026-08-24T17:22:49Z"/>
                <w:kern w:val="0"/>
                <w:szCs w:val="20"/>
              </w:rPr>
            </w:pPr>
            <w:del w:id="849" w:author="pluto" w:date="2026-08-24T17:22:49Z">
              <w:r>
                <w:rPr>
                  <w:kern w:val="0"/>
                  <w:szCs w:val="20"/>
                </w:rPr>
                <w:delText>稽查 - 抄表机抄表任务数据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50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51" w:author="pluto" w:date="2026-08-24T17:22:49Z"/>
                <w:kern w:val="0"/>
                <w:szCs w:val="20"/>
              </w:rPr>
            </w:pPr>
            <w:del w:id="852" w:author="pluto" w:date="2026-08-24T17:22:49Z">
              <w:r>
                <w:rPr>
                  <w:kern w:val="0"/>
                  <w:szCs w:val="20"/>
                </w:rPr>
                <w:delText>21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53" w:author="pluto" w:date="2026-08-24T17:22:49Z"/>
                <w:kern w:val="0"/>
                <w:szCs w:val="20"/>
              </w:rPr>
            </w:pPr>
            <w:del w:id="854" w:author="pluto" w:date="2026-08-24T17:22:49Z">
              <w:r>
                <w:rPr>
                  <w:kern w:val="0"/>
                  <w:szCs w:val="20"/>
                </w:rPr>
                <w:delText>MRO_UploadData_Sampling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55" w:author="pluto" w:date="2026-08-24T17:22:49Z"/>
                <w:kern w:val="0"/>
                <w:szCs w:val="20"/>
              </w:rPr>
            </w:pPr>
            <w:del w:id="856" w:author="pluto" w:date="2026-08-24T17:22:49Z">
              <w:r>
                <w:rPr>
                  <w:kern w:val="0"/>
                  <w:szCs w:val="20"/>
                </w:rPr>
                <w:delText>稽查 - 抄表机数据上传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858" w:author="pluto" w:date="2026-08-24T17:21:07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90" w:hRule="atLeast"/>
          <w:del w:id="857" w:author="pluto" w:date="2026-08-24T17:22:49Z"/>
          <w:trPrChange w:id="858" w:author="pluto" w:date="2026-08-24T17:21:07Z">
            <w:trPr>
              <w:trHeight w:val="567" w:hRule="atLeast"/>
            </w:trPr>
          </w:trPrChange>
        </w:trPr>
        <w:tc>
          <w:tcPr>
            <w:tcW w:w="850" w:type="dxa"/>
            <w:vAlign w:val="center"/>
            <w:tcPrChange w:id="859" w:author="pluto" w:date="2026-08-24T17:21:07Z">
              <w:tcPr>
                <w:tcW w:w="850" w:type="dxa"/>
                <w:vAlign w:val="center"/>
              </w:tcPr>
            </w:tcPrChange>
          </w:tcPr>
          <w:p>
            <w:pPr>
              <w:jc w:val="center"/>
              <w:rPr>
                <w:del w:id="860" w:author="pluto" w:date="2026-08-24T17:22:49Z"/>
                <w:kern w:val="0"/>
                <w:szCs w:val="20"/>
              </w:rPr>
            </w:pPr>
            <w:del w:id="861" w:author="pluto" w:date="2026-08-24T17:22:49Z">
              <w:r>
                <w:rPr>
                  <w:kern w:val="0"/>
                  <w:szCs w:val="20"/>
                </w:rPr>
                <w:delText>22</w:delText>
              </w:r>
            </w:del>
          </w:p>
        </w:tc>
        <w:tc>
          <w:tcPr>
            <w:tcW w:w="5102" w:type="dxa"/>
            <w:vAlign w:val="center"/>
            <w:tcPrChange w:id="862" w:author="pluto" w:date="2026-08-24T17:21:07Z">
              <w:tcPr>
                <w:tcW w:w="5102" w:type="dxa"/>
                <w:vAlign w:val="center"/>
              </w:tcPr>
            </w:tcPrChange>
          </w:tcPr>
          <w:p>
            <w:pPr>
              <w:jc w:val="center"/>
              <w:rPr>
                <w:del w:id="863" w:author="pluto" w:date="2026-08-24T17:22:49Z"/>
                <w:kern w:val="0"/>
                <w:szCs w:val="20"/>
              </w:rPr>
            </w:pPr>
            <w:del w:id="864" w:author="pluto" w:date="2026-08-24T17:22:49Z">
              <w:r>
                <w:rPr>
                  <w:kern w:val="0"/>
                  <w:szCs w:val="20"/>
                </w:rPr>
                <w:delText>MR_METERREADING_VIPACCOUNT_GROUP</w:delText>
              </w:r>
            </w:del>
          </w:p>
        </w:tc>
        <w:tc>
          <w:tcPr>
            <w:tcW w:w="2551" w:type="dxa"/>
            <w:vAlign w:val="center"/>
            <w:tcPrChange w:id="865" w:author="pluto" w:date="2026-08-24T17:21:07Z">
              <w:tcPr>
                <w:tcW w:w="2551" w:type="dxa"/>
                <w:vAlign w:val="center"/>
              </w:tcPr>
            </w:tcPrChange>
          </w:tcPr>
          <w:p>
            <w:pPr>
              <w:jc w:val="center"/>
              <w:rPr>
                <w:del w:id="866" w:author="pluto" w:date="2026-08-24T17:22:49Z"/>
                <w:kern w:val="0"/>
                <w:szCs w:val="20"/>
              </w:rPr>
            </w:pPr>
            <w:del w:id="867" w:author="pluto" w:date="2026-08-24T17:22:49Z">
              <w:r>
                <w:rPr>
                  <w:kern w:val="0"/>
                  <w:szCs w:val="20"/>
                </w:rPr>
                <w:delText>重点户抄表 - 用户分组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68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69" w:author="pluto" w:date="2026-08-24T17:22:49Z"/>
                <w:kern w:val="0"/>
                <w:szCs w:val="20"/>
              </w:rPr>
            </w:pPr>
            <w:del w:id="870" w:author="pluto" w:date="2026-08-24T17:22:49Z">
              <w:r>
                <w:rPr>
                  <w:kern w:val="0"/>
                  <w:szCs w:val="20"/>
                </w:rPr>
                <w:delText>23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71" w:author="pluto" w:date="2026-08-24T17:22:49Z"/>
                <w:kern w:val="0"/>
                <w:szCs w:val="20"/>
              </w:rPr>
            </w:pPr>
            <w:del w:id="872" w:author="pluto" w:date="2026-08-24T17:22:49Z">
              <w:r>
                <w:rPr>
                  <w:kern w:val="0"/>
                  <w:szCs w:val="20"/>
                </w:rPr>
                <w:delText>MR_METERREADING_VIPACCOUNT_GROUPCARD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73" w:author="pluto" w:date="2026-08-24T17:22:49Z"/>
                <w:kern w:val="0"/>
                <w:szCs w:val="20"/>
              </w:rPr>
            </w:pPr>
            <w:del w:id="874" w:author="pluto" w:date="2026-08-24T17:22:49Z">
              <w:r>
                <w:rPr>
                  <w:kern w:val="0"/>
                  <w:szCs w:val="20"/>
                </w:rPr>
                <w:delText>重点户抄表 - 用户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75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76" w:author="pluto" w:date="2026-08-24T17:22:49Z"/>
                <w:kern w:val="0"/>
                <w:szCs w:val="20"/>
              </w:rPr>
            </w:pPr>
            <w:del w:id="877" w:author="pluto" w:date="2026-08-24T17:22:49Z">
              <w:r>
                <w:rPr>
                  <w:kern w:val="0"/>
                  <w:szCs w:val="20"/>
                </w:rPr>
                <w:delText>24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78" w:author="pluto" w:date="2026-08-24T17:22:49Z"/>
                <w:kern w:val="0"/>
                <w:szCs w:val="20"/>
              </w:rPr>
            </w:pPr>
            <w:del w:id="879" w:author="pluto" w:date="2026-08-24T17:22:49Z">
              <w:r>
                <w:rPr>
                  <w:kern w:val="0"/>
                  <w:szCs w:val="20"/>
                </w:rPr>
                <w:delText>MR_TASKS_VIPACCOUNT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80" w:author="pluto" w:date="2026-08-24T17:22:49Z"/>
                <w:kern w:val="0"/>
                <w:szCs w:val="20"/>
              </w:rPr>
            </w:pPr>
            <w:del w:id="881" w:author="pluto" w:date="2026-08-24T17:22:49Z">
              <w:r>
                <w:rPr>
                  <w:kern w:val="0"/>
                  <w:szCs w:val="20"/>
                </w:rPr>
                <w:delText>重点户抄表 - 抄表任务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82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83" w:author="pluto" w:date="2026-08-24T17:22:49Z"/>
                <w:kern w:val="0"/>
                <w:szCs w:val="20"/>
              </w:rPr>
            </w:pPr>
            <w:del w:id="884" w:author="pluto" w:date="2026-08-24T17:22:49Z">
              <w:r>
                <w:rPr>
                  <w:kern w:val="0"/>
                  <w:szCs w:val="20"/>
                </w:rPr>
                <w:delText>25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85" w:author="pluto" w:date="2026-08-24T17:22:49Z"/>
                <w:kern w:val="0"/>
                <w:szCs w:val="20"/>
              </w:rPr>
            </w:pPr>
            <w:del w:id="886" w:author="pluto" w:date="2026-08-24T17:22:49Z">
              <w:r>
                <w:rPr>
                  <w:kern w:val="0"/>
                  <w:szCs w:val="20"/>
                </w:rPr>
                <w:delText>MR_RECORD_VIPACCOUNT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87" w:author="pluto" w:date="2026-08-24T17:22:49Z"/>
                <w:kern w:val="0"/>
                <w:szCs w:val="20"/>
              </w:rPr>
            </w:pPr>
            <w:del w:id="888" w:author="pluto" w:date="2026-08-24T17:22:49Z">
              <w:r>
                <w:rPr>
                  <w:kern w:val="0"/>
                  <w:szCs w:val="20"/>
                </w:rPr>
                <w:delText>重点户抄表 - 抄表数据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89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90" w:author="pluto" w:date="2026-08-24T17:22:49Z"/>
                <w:kern w:val="0"/>
                <w:szCs w:val="20"/>
              </w:rPr>
            </w:pPr>
            <w:del w:id="891" w:author="pluto" w:date="2026-08-24T17:22:49Z">
              <w:r>
                <w:rPr>
                  <w:kern w:val="0"/>
                  <w:szCs w:val="20"/>
                </w:rPr>
                <w:delText>26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92" w:author="pluto" w:date="2026-08-24T17:22:49Z"/>
                <w:kern w:val="0"/>
                <w:szCs w:val="20"/>
              </w:rPr>
            </w:pPr>
            <w:del w:id="893" w:author="pluto" w:date="2026-08-24T17:22:49Z">
              <w:r>
                <w:rPr>
                  <w:kern w:val="0"/>
                  <w:szCs w:val="20"/>
                </w:rPr>
                <w:delText>MRO_UPLOADDATA_VIPACCOUNT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894" w:author="pluto" w:date="2026-08-24T17:22:49Z"/>
                <w:kern w:val="0"/>
                <w:szCs w:val="20"/>
              </w:rPr>
            </w:pPr>
            <w:del w:id="895" w:author="pluto" w:date="2026-08-24T17:22:49Z">
              <w:r>
                <w:rPr>
                  <w:kern w:val="0"/>
                  <w:szCs w:val="20"/>
                </w:rPr>
                <w:delText>重点户抄表 - 抄表数据上传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896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897" w:author="pluto" w:date="2026-08-24T17:22:49Z"/>
                <w:kern w:val="0"/>
                <w:szCs w:val="20"/>
              </w:rPr>
            </w:pPr>
            <w:del w:id="898" w:author="pluto" w:date="2026-08-24T17:22:49Z">
              <w:r>
                <w:rPr>
                  <w:kern w:val="0"/>
                  <w:szCs w:val="20"/>
                </w:rPr>
                <w:delText>27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899" w:author="pluto" w:date="2026-08-24T17:22:49Z"/>
                <w:kern w:val="0"/>
                <w:szCs w:val="20"/>
              </w:rPr>
            </w:pPr>
            <w:del w:id="900" w:author="pluto" w:date="2026-08-24T17:22:49Z">
              <w:r>
                <w:rPr>
                  <w:kern w:val="0"/>
                  <w:szCs w:val="20"/>
                </w:rPr>
                <w:delText>MRO_UploadData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01" w:author="pluto" w:date="2026-08-24T17:22:49Z"/>
                <w:kern w:val="0"/>
                <w:szCs w:val="20"/>
              </w:rPr>
            </w:pPr>
            <w:del w:id="902" w:author="pluto" w:date="2026-08-24T17:22:49Z">
              <w:r>
                <w:rPr>
                  <w:kern w:val="0"/>
                  <w:szCs w:val="20"/>
                </w:rPr>
                <w:delText>抄表机数据上传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03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04" w:author="pluto" w:date="2026-08-24T17:22:49Z"/>
                <w:kern w:val="0"/>
                <w:szCs w:val="20"/>
              </w:rPr>
            </w:pPr>
            <w:del w:id="905" w:author="pluto" w:date="2026-08-24T17:22:49Z">
              <w:r>
                <w:rPr>
                  <w:kern w:val="0"/>
                  <w:szCs w:val="20"/>
                </w:rPr>
                <w:delText>28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06" w:author="pluto" w:date="2026-08-24T17:22:49Z"/>
                <w:kern w:val="0"/>
                <w:szCs w:val="20"/>
              </w:rPr>
            </w:pPr>
            <w:del w:id="907" w:author="pluto" w:date="2026-08-24T17:22:49Z">
              <w:r>
                <w:rPr>
                  <w:kern w:val="0"/>
                  <w:szCs w:val="20"/>
                </w:rPr>
                <w:delText>MRO_TO_PROCESS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08" w:author="pluto" w:date="2026-08-24T17:22:49Z"/>
                <w:kern w:val="0"/>
                <w:szCs w:val="20"/>
              </w:rPr>
            </w:pPr>
            <w:del w:id="909" w:author="pluto" w:date="2026-08-24T17:22:49Z">
              <w:r>
                <w:rPr>
                  <w:kern w:val="0"/>
                  <w:szCs w:val="20"/>
                </w:rPr>
                <w:delText>抄表任务同步批次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10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11" w:author="pluto" w:date="2026-08-24T17:22:49Z"/>
                <w:kern w:val="0"/>
                <w:szCs w:val="20"/>
              </w:rPr>
            </w:pPr>
            <w:del w:id="912" w:author="pluto" w:date="2026-08-24T17:22:49Z">
              <w:r>
                <w:rPr>
                  <w:kern w:val="0"/>
                  <w:szCs w:val="20"/>
                </w:rPr>
                <w:delText>29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13" w:author="pluto" w:date="2026-08-24T17:22:49Z"/>
                <w:kern w:val="0"/>
                <w:szCs w:val="20"/>
              </w:rPr>
            </w:pPr>
            <w:del w:id="914" w:author="pluto" w:date="2026-08-24T17:22:49Z">
              <w:r>
                <w:rPr>
                  <w:kern w:val="0"/>
                  <w:szCs w:val="20"/>
                </w:rPr>
                <w:delText>MV_RecordStatistics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15" w:author="pluto" w:date="2026-08-24T17:22:49Z"/>
                <w:kern w:val="0"/>
                <w:szCs w:val="20"/>
              </w:rPr>
            </w:pPr>
            <w:del w:id="916" w:author="pluto" w:date="2026-08-24T17:22:49Z">
              <w:r>
                <w:rPr>
                  <w:kern w:val="0"/>
                  <w:szCs w:val="20"/>
                </w:rPr>
                <w:delText>水量统计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17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18" w:author="pluto" w:date="2026-08-24T17:22:49Z"/>
                <w:kern w:val="0"/>
                <w:szCs w:val="20"/>
              </w:rPr>
            </w:pPr>
            <w:del w:id="919" w:author="pluto" w:date="2026-08-24T17:22:49Z">
              <w:r>
                <w:rPr>
                  <w:kern w:val="0"/>
                  <w:szCs w:val="20"/>
                </w:rPr>
                <w:delText>30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20" w:author="pluto" w:date="2026-08-24T17:22:49Z"/>
                <w:kern w:val="0"/>
                <w:szCs w:val="20"/>
              </w:rPr>
            </w:pPr>
            <w:del w:id="921" w:author="pluto" w:date="2026-08-24T17:22:49Z">
              <w:r>
                <w:rPr>
                  <w:kern w:val="0"/>
                  <w:szCs w:val="20"/>
                </w:rPr>
                <w:delText>MR_TASK_CHANGELOG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22" w:author="pluto" w:date="2026-08-24T17:22:49Z"/>
                <w:kern w:val="0"/>
                <w:szCs w:val="20"/>
              </w:rPr>
            </w:pPr>
            <w:del w:id="923" w:author="pluto" w:date="2026-08-24T17:22:49Z">
              <w:r>
                <w:rPr>
                  <w:kern w:val="0"/>
                  <w:szCs w:val="20"/>
                </w:rPr>
                <w:delText>抄表任务变化日志表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24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25" w:author="pluto" w:date="2026-08-24T17:22:49Z"/>
                <w:kern w:val="0"/>
                <w:szCs w:val="20"/>
              </w:rPr>
            </w:pPr>
            <w:del w:id="926" w:author="pluto" w:date="2026-08-24T17:22:49Z">
              <w:r>
                <w:rPr>
                  <w:kern w:val="0"/>
                  <w:szCs w:val="20"/>
                </w:rPr>
                <w:delText>31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27" w:author="pluto" w:date="2026-08-24T17:22:49Z"/>
                <w:kern w:val="0"/>
                <w:szCs w:val="20"/>
              </w:rPr>
            </w:pPr>
            <w:del w:id="928" w:author="pluto" w:date="2026-08-24T17:22:49Z">
              <w:r>
                <w:rPr>
                  <w:kern w:val="0"/>
                  <w:szCs w:val="20"/>
                </w:rPr>
                <w:delText>MR_TASK_CHANGELOG_DETAIL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29" w:author="pluto" w:date="2026-08-24T17:22:49Z"/>
                <w:kern w:val="0"/>
                <w:szCs w:val="20"/>
              </w:rPr>
            </w:pPr>
            <w:del w:id="930" w:author="pluto" w:date="2026-08-24T17:22:49Z">
              <w:r>
                <w:rPr>
                  <w:kern w:val="0"/>
                  <w:szCs w:val="20"/>
                </w:rPr>
                <w:delText>抄表任务变化日志详情表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31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32" w:author="pluto" w:date="2026-08-24T17:22:49Z"/>
                <w:kern w:val="0"/>
                <w:szCs w:val="20"/>
              </w:rPr>
            </w:pPr>
            <w:del w:id="933" w:author="pluto" w:date="2026-08-24T17:22:49Z">
              <w:r>
                <w:rPr>
                  <w:kern w:val="0"/>
                  <w:szCs w:val="20"/>
                </w:rPr>
                <w:delText>32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34" w:author="pluto" w:date="2026-08-24T17:22:49Z"/>
                <w:kern w:val="0"/>
                <w:szCs w:val="20"/>
              </w:rPr>
            </w:pPr>
            <w:del w:id="935" w:author="pluto" w:date="2026-08-24T17:22:49Z">
              <w:r>
                <w:rPr>
                  <w:kern w:val="0"/>
                  <w:szCs w:val="20"/>
                </w:rPr>
                <w:delText>MR_PLAN_SUMMARY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36" w:author="pluto" w:date="2026-08-24T17:22:49Z"/>
                <w:kern w:val="0"/>
                <w:szCs w:val="20"/>
              </w:rPr>
            </w:pPr>
            <w:del w:id="937" w:author="pluto" w:date="2026-08-24T17:22:49Z">
              <w:r>
                <w:rPr>
                  <w:kern w:val="0"/>
                  <w:szCs w:val="20"/>
                </w:rPr>
                <w:delText>抄表计划管理表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38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39" w:author="pluto" w:date="2026-08-24T17:22:49Z"/>
                <w:kern w:val="0"/>
                <w:szCs w:val="20"/>
              </w:rPr>
            </w:pPr>
            <w:del w:id="940" w:author="pluto" w:date="2026-08-24T17:22:49Z">
              <w:r>
                <w:rPr>
                  <w:kern w:val="0"/>
                  <w:szCs w:val="20"/>
                </w:rPr>
                <w:delText>33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41" w:author="pluto" w:date="2026-08-24T17:22:49Z"/>
                <w:kern w:val="0"/>
                <w:szCs w:val="20"/>
              </w:rPr>
            </w:pPr>
            <w:del w:id="942" w:author="pluto" w:date="2026-08-24T17:22:49Z">
              <w:r>
                <w:rPr>
                  <w:kern w:val="0"/>
                  <w:szCs w:val="20"/>
                </w:rPr>
                <w:delText>MR_METERBOOKSAREA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43" w:author="pluto" w:date="2026-08-24T17:22:49Z"/>
                <w:kern w:val="0"/>
                <w:szCs w:val="20"/>
              </w:rPr>
            </w:pPr>
            <w:del w:id="944" w:author="pluto" w:date="2026-08-24T17:22:49Z">
              <w:r>
                <w:rPr>
                  <w:kern w:val="0"/>
                  <w:szCs w:val="20"/>
                </w:rPr>
                <w:delText>抄表区域表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45" w:author="pluto" w:date="2026-08-24T17:22:4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46" w:author="pluto" w:date="2026-08-24T17:22:49Z"/>
                <w:kern w:val="0"/>
                <w:szCs w:val="20"/>
              </w:rPr>
            </w:pPr>
            <w:del w:id="947" w:author="pluto" w:date="2026-08-24T17:22:49Z">
              <w:r>
                <w:rPr>
                  <w:kern w:val="0"/>
                  <w:szCs w:val="20"/>
                </w:rPr>
                <w:delText>34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48" w:author="pluto" w:date="2026-08-24T17:22:49Z"/>
                <w:kern w:val="0"/>
                <w:szCs w:val="20"/>
              </w:rPr>
            </w:pPr>
            <w:del w:id="949" w:author="pluto" w:date="2026-08-24T17:22:49Z">
              <w:r>
                <w:rPr>
                  <w:kern w:val="0"/>
                  <w:szCs w:val="20"/>
                </w:rPr>
                <w:delText>MR_AFKCARS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50" w:author="pluto" w:date="2026-08-24T17:22:49Z"/>
                <w:kern w:val="0"/>
                <w:szCs w:val="20"/>
              </w:rPr>
            </w:pPr>
            <w:del w:id="951" w:author="pluto" w:date="2026-08-24T17:22:49Z">
              <w:r>
                <w:rPr>
                  <w:kern w:val="0"/>
                  <w:szCs w:val="20"/>
                </w:rPr>
                <w:delText>抄表周期修改受影响表卡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52" w:author="pluto" w:date="2026-08-24T17:23:2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53" w:author="pluto" w:date="2026-08-24T17:23:29Z"/>
                <w:kern w:val="0"/>
                <w:szCs w:val="20"/>
              </w:rPr>
            </w:pPr>
            <w:del w:id="954" w:author="pluto" w:date="2026-08-24T17:23:29Z">
              <w:r>
                <w:rPr>
                  <w:kern w:val="0"/>
                  <w:szCs w:val="20"/>
                </w:rPr>
                <w:delText>35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55" w:author="pluto" w:date="2026-08-24T17:23:29Z"/>
                <w:kern w:val="0"/>
                <w:szCs w:val="20"/>
              </w:rPr>
            </w:pPr>
            <w:del w:id="956" w:author="pluto" w:date="2026-08-24T17:23:29Z">
              <w:r>
                <w:rPr>
                  <w:kern w:val="0"/>
                  <w:szCs w:val="20"/>
                </w:rPr>
                <w:delText>ACC_CHARGE_DETAIL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57" w:author="pluto" w:date="2026-08-24T17:23:29Z"/>
                <w:kern w:val="0"/>
                <w:szCs w:val="20"/>
              </w:rPr>
            </w:pPr>
            <w:del w:id="958" w:author="pluto" w:date="2026-08-24T17:23:29Z">
              <w:r>
                <w:rPr>
                  <w:kern w:val="0"/>
                  <w:szCs w:val="20"/>
                </w:rPr>
                <w:delText>应收账明细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59" w:author="pluto" w:date="2026-08-24T17:23:2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60" w:author="pluto" w:date="2026-08-24T17:23:29Z"/>
                <w:kern w:val="0"/>
                <w:szCs w:val="20"/>
              </w:rPr>
            </w:pPr>
            <w:del w:id="961" w:author="pluto" w:date="2026-08-24T17:23:29Z">
              <w:r>
                <w:rPr>
                  <w:kern w:val="0"/>
                  <w:szCs w:val="20"/>
                </w:rPr>
                <w:delText>36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62" w:author="pluto" w:date="2026-08-24T17:23:29Z"/>
                <w:kern w:val="0"/>
                <w:szCs w:val="20"/>
              </w:rPr>
            </w:pPr>
            <w:del w:id="963" w:author="pluto" w:date="2026-08-24T17:23:29Z">
              <w:r>
                <w:rPr>
                  <w:kern w:val="0"/>
                  <w:szCs w:val="20"/>
                </w:rPr>
                <w:delText>ACC_CHARGE_DETAIL_TEMP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64" w:author="pluto" w:date="2026-08-24T17:23:29Z"/>
                <w:kern w:val="0"/>
                <w:szCs w:val="20"/>
              </w:rPr>
            </w:pPr>
            <w:del w:id="965" w:author="pluto" w:date="2026-08-24T17:23:29Z">
              <w:r>
                <w:rPr>
                  <w:kern w:val="0"/>
                  <w:szCs w:val="20"/>
                </w:rPr>
                <w:delText>应收账明细临时表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66" w:author="pluto" w:date="2026-08-24T17:23:2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67" w:author="pluto" w:date="2026-08-24T17:23:29Z"/>
                <w:kern w:val="0"/>
                <w:szCs w:val="20"/>
              </w:rPr>
            </w:pPr>
            <w:del w:id="968" w:author="pluto" w:date="2026-08-24T17:23:29Z">
              <w:r>
                <w:rPr>
                  <w:kern w:val="0"/>
                  <w:szCs w:val="20"/>
                </w:rPr>
                <w:delText>37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69" w:author="pluto" w:date="2026-08-24T17:23:29Z"/>
                <w:kern w:val="0"/>
                <w:szCs w:val="20"/>
              </w:rPr>
            </w:pPr>
            <w:del w:id="970" w:author="pluto" w:date="2026-08-24T17:23:29Z">
              <w:r>
                <w:rPr>
                  <w:kern w:val="0"/>
                  <w:szCs w:val="20"/>
                </w:rPr>
                <w:delText>ACC_ODD_LOG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71" w:author="pluto" w:date="2026-08-24T17:23:29Z"/>
                <w:kern w:val="0"/>
                <w:szCs w:val="20"/>
              </w:rPr>
            </w:pPr>
            <w:del w:id="972" w:author="pluto" w:date="2026-08-24T17:23:29Z">
              <w:r>
                <w:rPr>
                  <w:kern w:val="0"/>
                  <w:szCs w:val="20"/>
                </w:rPr>
                <w:delText>零头记录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973" w:author="pluto" w:date="2026-08-24T17:23:2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974" w:author="pluto" w:date="2026-08-24T17:23:29Z"/>
                <w:kern w:val="0"/>
                <w:szCs w:val="20"/>
              </w:rPr>
            </w:pPr>
            <w:del w:id="975" w:author="pluto" w:date="2026-08-24T17:23:29Z">
              <w:r>
                <w:rPr>
                  <w:kern w:val="0"/>
                  <w:szCs w:val="20"/>
                </w:rPr>
                <w:delText>38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976" w:author="pluto" w:date="2026-08-24T17:23:29Z"/>
                <w:kern w:val="0"/>
                <w:szCs w:val="20"/>
              </w:rPr>
            </w:pPr>
            <w:del w:id="977" w:author="pluto" w:date="2026-08-24T17:23:29Z">
              <w:r>
                <w:rPr>
                  <w:kern w:val="0"/>
                  <w:szCs w:val="20"/>
                </w:rPr>
                <w:delText>ACC_ODD_LOG_TEMP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978" w:author="pluto" w:date="2026-08-24T17:23:29Z"/>
                <w:kern w:val="0"/>
                <w:szCs w:val="20"/>
              </w:rPr>
            </w:pPr>
            <w:del w:id="979" w:author="pluto" w:date="2026-08-24T17:23:29Z">
              <w:r>
                <w:rPr>
                  <w:kern w:val="0"/>
                  <w:szCs w:val="20"/>
                </w:rPr>
                <w:delText>零头记录临时表</w:delText>
              </w:r>
            </w:del>
          </w:p>
        </w:tc>
      </w:tr>
    </w:tbl>
    <w:p>
      <w:pPr>
        <w:pStyle w:val="4"/>
        <w:rPr>
          <w:rFonts w:hint="eastAsia"/>
        </w:rPr>
      </w:pPr>
      <w:ins w:id="980" w:author="pluto" w:date="2026-08-25T16:54:57Z">
        <w:bookmarkStart w:id="10" w:name="_Toc30673"/>
        <w:r>
          <w:rPr>
            <w:rFonts w:hint="eastAsia"/>
            <w:lang w:val="en-US" w:eastAsia="zh-CN"/>
          </w:rPr>
          <w:t>收费</w:t>
        </w:r>
      </w:ins>
      <w:del w:id="981" w:author="pluto" w:date="2026-08-24T17:32:08Z">
        <w:r>
          <w:rPr>
            <w:rFonts w:hint="eastAsia"/>
          </w:rPr>
          <w:delText>账单</w:delText>
        </w:r>
      </w:del>
      <w:r>
        <w:rPr>
          <w:rFonts w:hint="eastAsia"/>
        </w:rPr>
        <w:t>信息</w:t>
      </w:r>
      <w:bookmarkEnd w:id="1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982" w:author="pluto" w:date="2026-08-24T17:26:57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983" w:author="pluto" w:date="2026-08-24T17:26:57Z"/>
                <w:kern w:val="0"/>
                <w:szCs w:val="20"/>
              </w:rPr>
            </w:pP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984" w:author="pluto" w:date="2026-08-24T17:26:57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985" w:author="pluto" w:date="2026-08-24T17:26:57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ACC_CHARGES_EXTRA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营业帐扩展表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ACC_CHARGES_EXTRA_TEMP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营业帐扩展表临时表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986" w:author="pluto" w:date="2026-08-24T17:23:09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987" w:author="pluto" w:date="2026-08-24T17:23:09Z"/>
                <w:rFonts w:hint="eastAsia" w:eastAsia="仿宋"/>
                <w:kern w:val="0"/>
                <w:szCs w:val="20"/>
                <w:lang w:val="en-US" w:eastAsia="zh-CN"/>
              </w:rPr>
            </w:pPr>
            <w:ins w:id="988" w:author="pluto" w:date="2026-08-25T10:30:18Z">
              <w:bookmarkStart w:id="11" w:name="_Toc22950"/>
              <w:r>
                <w:rPr>
                  <w:rFonts w:hint="eastAsia"/>
                  <w:kern w:val="0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989" w:author="pluto" w:date="2026-08-24T17:23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990" w:author="pluto" w:date="2026-08-24T17:23:0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991" w:author="pluto" w:date="2026-08-24T17:23:10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992" w:author="pluto" w:date="2026-08-24T17:23:10Z"/>
                <w:rFonts w:hint="eastAsia" w:eastAsia="仿宋"/>
                <w:kern w:val="0"/>
                <w:szCs w:val="20"/>
                <w:lang w:val="en-US" w:eastAsia="zh-CN"/>
              </w:rPr>
            </w:pPr>
            <w:ins w:id="993" w:author="pluto" w:date="2026-08-25T10:30:1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5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994" w:author="pluto" w:date="2026-08-24T17:23:10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ACC_CHARGE_DETAIL_TEMP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995" w:author="pluto" w:date="2026-08-24T17:23:10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应收账明细临时表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996" w:author="pluto" w:date="2026-08-24T17:23:11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997" w:author="pluto" w:date="2026-08-24T17:23:11Z"/>
                <w:rFonts w:hint="eastAsia" w:eastAsia="仿宋"/>
                <w:kern w:val="0"/>
                <w:szCs w:val="20"/>
                <w:lang w:val="en-US" w:eastAsia="zh-CN"/>
              </w:rPr>
            </w:pPr>
            <w:ins w:id="998" w:author="pluto" w:date="2026-08-25T10:30:2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6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999" w:author="pluto" w:date="2026-08-24T17:23:11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ACP_TEMPORARY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1000" w:author="pluto" w:date="2026-08-24T17:23:11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特殊开账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ins w:id="1001" w:author="pluto" w:date="2026-08-24T17:23:11Z"/>
                <w:rFonts w:hint="eastAsia" w:eastAsia="仿宋"/>
                <w:kern w:val="0"/>
                <w:szCs w:val="20"/>
                <w:lang w:val="en-US" w:eastAsia="zh-CN"/>
              </w:rPr>
            </w:pPr>
            <w:ins w:id="1002" w:author="pluto" w:date="2026-08-25T10:30:22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7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03" w:author="pluto" w:date="2026-08-24T17:23:11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/>
                <w:kern w:val="0"/>
                <w:sz w:val="28"/>
                <w:szCs w:val="20"/>
              </w:rPr>
              <w:t>ACP_TEMPORARY_DETAIL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04" w:author="pluto" w:date="2026-08-24T17:23:11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特殊开账明细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05" w:author="pluto" w:date="2026-08-24T17:25:01Z"/>
        </w:trPr>
        <w:tc>
          <w:tcPr>
            <w:tcW w:w="0" w:type="auto"/>
          </w:tcPr>
          <w:p>
            <w:pPr>
              <w:jc w:val="center"/>
              <w:rPr>
                <w:ins w:id="1006" w:author="pluto" w:date="2026-08-24T17:25:01Z"/>
                <w:rFonts w:hint="eastAsia" w:eastAsia="仿宋"/>
                <w:kern w:val="0"/>
                <w:szCs w:val="20"/>
                <w:lang w:val="en-US" w:eastAsia="zh-CN"/>
              </w:rPr>
            </w:pPr>
            <w:ins w:id="1007" w:author="pluto" w:date="2026-08-25T10:30:2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8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1008" w:author="pluto" w:date="2026-08-24T17:25:01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1009" w:author="pluto" w:date="2026-08-24T17:25:01Z"/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10" w:author="pluto" w:date="2026-08-24T17:25:03Z"/>
        </w:trPr>
        <w:tc>
          <w:tcPr>
            <w:tcW w:w="0" w:type="auto"/>
          </w:tcPr>
          <w:p>
            <w:pPr>
              <w:jc w:val="center"/>
              <w:rPr>
                <w:ins w:id="1011" w:author="pluto" w:date="2026-08-24T17:25:03Z"/>
                <w:rFonts w:hint="eastAsia" w:eastAsia="仿宋"/>
                <w:kern w:val="0"/>
                <w:szCs w:val="20"/>
                <w:lang w:val="en-US" w:eastAsia="zh-CN"/>
              </w:rPr>
            </w:pPr>
            <w:ins w:id="1012" w:author="pluto" w:date="2026-08-25T10:30:2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9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13" w:author="pluto" w:date="2026-08-24T17:25:0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14" w:author="pluto" w:date="2026-08-24T17:25:03Z"/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IC卡充退帐明细表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15" w:author="pluto" w:date="2026-08-24T17:26:22Z"/>
        </w:trPr>
        <w:tc>
          <w:tcPr>
            <w:tcW w:w="0" w:type="auto"/>
          </w:tcPr>
          <w:p>
            <w:pPr>
              <w:jc w:val="center"/>
              <w:rPr>
                <w:ins w:id="1016" w:author="pluto" w:date="2026-08-24T17:26:22Z"/>
                <w:rFonts w:hint="default" w:eastAsia="仿宋"/>
                <w:kern w:val="0"/>
                <w:szCs w:val="20"/>
                <w:lang w:val="en-US" w:eastAsia="zh-CN"/>
              </w:rPr>
            </w:pPr>
            <w:ins w:id="1017" w:author="pluto" w:date="2026-08-25T10:30:2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</w:t>
              </w:r>
            </w:ins>
            <w:ins w:id="1018" w:author="pluto" w:date="2026-08-25T10:30:2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0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19" w:author="pluto" w:date="2026-08-24T17:26:22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ACC_ODD_LOG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20" w:author="pluto" w:date="2026-08-24T17:26:22Z"/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零头记录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21" w:author="pluto" w:date="2026-08-24T17:26:23Z"/>
        </w:trPr>
        <w:tc>
          <w:tcPr>
            <w:tcW w:w="0" w:type="auto"/>
          </w:tcPr>
          <w:p>
            <w:pPr>
              <w:jc w:val="center"/>
              <w:rPr>
                <w:ins w:id="1022" w:author="pluto" w:date="2026-08-24T17:26:23Z"/>
                <w:rFonts w:hint="default" w:eastAsia="仿宋"/>
                <w:kern w:val="0"/>
                <w:szCs w:val="20"/>
                <w:lang w:val="en-US" w:eastAsia="zh-CN"/>
              </w:rPr>
            </w:pPr>
            <w:ins w:id="1023" w:author="pluto" w:date="2026-08-25T10:30:2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11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24" w:author="pluto" w:date="2026-08-24T17:26:2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ACC_ODD_LOG_TEMP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25" w:author="pluto" w:date="2026-08-24T17:26:23Z"/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零头记录临时表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26" w:author="pluto" w:date="2026-08-25T10:28:52Z"/>
        </w:trPr>
        <w:tc>
          <w:tcPr>
            <w:tcW w:w="0" w:type="auto"/>
          </w:tcPr>
          <w:p>
            <w:pPr>
              <w:jc w:val="center"/>
              <w:rPr>
                <w:ins w:id="1027" w:author="pluto" w:date="2026-08-25T10:28:52Z"/>
                <w:rFonts w:hint="default" w:eastAsia="仿宋"/>
                <w:kern w:val="0"/>
                <w:szCs w:val="20"/>
                <w:lang w:val="en-US" w:eastAsia="zh-CN"/>
              </w:rPr>
            </w:pPr>
            <w:ins w:id="1028" w:author="pluto" w:date="2026-08-25T10:30:2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12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29" w:author="pluto" w:date="2026-08-25T10:28:52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CM_CONCENTRATE_CHARGE_NUMBER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30" w:author="pluto" w:date="2026-08-25T10:28:52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集收信息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31" w:author="pluto" w:date="2026-08-25T10:29:54Z"/>
        </w:trPr>
        <w:tc>
          <w:tcPr>
            <w:tcW w:w="0" w:type="auto"/>
          </w:tcPr>
          <w:p>
            <w:pPr>
              <w:jc w:val="center"/>
              <w:rPr>
                <w:ins w:id="1032" w:author="pluto" w:date="2026-08-25T10:29:54Z"/>
                <w:rFonts w:hint="default" w:eastAsia="仿宋"/>
                <w:kern w:val="0"/>
                <w:szCs w:val="20"/>
                <w:lang w:val="en-US" w:eastAsia="zh-CN"/>
              </w:rPr>
            </w:pPr>
            <w:ins w:id="1033" w:author="pluto" w:date="2026-08-25T10:30:30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</w:t>
              </w:r>
            </w:ins>
            <w:ins w:id="1034" w:author="pluto" w:date="2026-08-25T10:30:3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35" w:author="pluto" w:date="2026-08-25T10:29:5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PAY_TOTAL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36" w:author="pluto" w:date="2026-08-25T10:29:5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收费汇总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ins w:id="1037" w:author="pluto" w:date="2026-08-25T10:29:54Z"/>
                <w:rFonts w:hint="default" w:eastAsia="仿宋"/>
                <w:kern w:val="0"/>
                <w:szCs w:val="20"/>
                <w:lang w:val="en-US" w:eastAsia="zh-CN"/>
              </w:rPr>
            </w:pPr>
            <w:ins w:id="1038" w:author="pluto" w:date="2026-08-25T10:30:32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14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39" w:author="pluto" w:date="2026-08-25T10:29:5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40" w:author="pluto" w:date="2026-08-25T10:29:5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收费小计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ins w:id="1041" w:author="pluto" w:date="2026-08-25T10:29:54Z"/>
                <w:rFonts w:hint="default" w:eastAsia="仿宋"/>
                <w:kern w:val="0"/>
                <w:szCs w:val="20"/>
                <w:lang w:val="en-US" w:eastAsia="zh-CN"/>
              </w:rPr>
            </w:pPr>
            <w:ins w:id="1042" w:author="pluto" w:date="2026-08-25T10:30:33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</w:t>
              </w:r>
            </w:ins>
            <w:ins w:id="1043" w:author="pluto" w:date="2026-08-25T10:30:3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5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44" w:author="pluto" w:date="2026-08-25T10:29:5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45" w:author="pluto" w:date="2026-08-25T10:29:54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收费小计明细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46" w:author="pluto" w:date="2026-08-25T10:30:13Z"/>
        </w:trPr>
        <w:tc>
          <w:tcPr>
            <w:tcW w:w="0" w:type="auto"/>
          </w:tcPr>
          <w:p>
            <w:pPr>
              <w:jc w:val="center"/>
              <w:rPr>
                <w:ins w:id="1047" w:author="pluto" w:date="2026-08-25T10:30:13Z"/>
                <w:rFonts w:hint="default" w:eastAsia="仿宋"/>
                <w:kern w:val="0"/>
                <w:szCs w:val="20"/>
                <w:lang w:val="en-US" w:eastAsia="zh-CN"/>
              </w:rPr>
            </w:pPr>
            <w:ins w:id="1048" w:author="pluto" w:date="2026-08-25T10:30:3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16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49" w:author="pluto" w:date="2026-08-25T10:30:1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PAY_SUBTOTAL_REALTIME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50" w:author="pluto" w:date="2026-08-25T10:30:1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实时收费交易日志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ins w:id="1051" w:author="pluto" w:date="2026-08-25T10:30:13Z"/>
                <w:rFonts w:hint="default" w:eastAsia="仿宋"/>
                <w:kern w:val="0"/>
                <w:szCs w:val="20"/>
                <w:lang w:val="en-US" w:eastAsia="zh-CN"/>
              </w:rPr>
            </w:pPr>
            <w:ins w:id="1052" w:author="pluto" w:date="2026-08-25T10:30:3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17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53" w:author="pluto" w:date="2026-08-25T10:30:1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PAY_SUBTOTAL_PRESTORE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54" w:author="pluto" w:date="2026-08-25T10:30:1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实时收费预存交易日志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ins w:id="1055" w:author="pluto" w:date="2026-08-25T10:30:13Z"/>
                <w:rFonts w:hint="default" w:eastAsia="仿宋"/>
                <w:kern w:val="0"/>
                <w:szCs w:val="20"/>
                <w:lang w:val="en-US" w:eastAsia="zh-CN"/>
              </w:rPr>
            </w:pPr>
            <w:ins w:id="1056" w:author="pluto" w:date="2026-08-25T10:30:3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</w:t>
              </w:r>
            </w:ins>
            <w:ins w:id="1057" w:author="pluto" w:date="2026-08-25T10:30:3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8</w:t>
              </w:r>
            </w:ins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58" w:author="pluto" w:date="2026-08-25T10:30:1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PAY_REALTIME_EXTEND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59" w:author="pluto" w:date="2026-08-25T10:30:13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实时收费额外信息表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60" w:author="pluto" w:date="2026-08-25T17:49:48Z"/>
        </w:trPr>
        <w:tc>
          <w:tcPr>
            <w:tcW w:w="0" w:type="auto"/>
          </w:tcPr>
          <w:p>
            <w:pPr>
              <w:jc w:val="center"/>
              <w:rPr>
                <w:ins w:id="1061" w:author="pluto" w:date="2026-08-25T17:49:48Z"/>
                <w:rFonts w:hint="eastAsia"/>
                <w:kern w:val="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62" w:author="pluto" w:date="2026-08-25T17:49:48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63" w:author="pluto" w:date="2026-08-25T17:49:48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64" w:author="pluto" w:date="2026-08-25T17:49:49Z"/>
        </w:trPr>
        <w:tc>
          <w:tcPr>
            <w:tcW w:w="0" w:type="auto"/>
          </w:tcPr>
          <w:p>
            <w:pPr>
              <w:jc w:val="center"/>
              <w:rPr>
                <w:ins w:id="1065" w:author="pluto" w:date="2026-08-25T17:49:49Z"/>
                <w:rFonts w:hint="eastAsia"/>
                <w:kern w:val="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66" w:author="pluto" w:date="2026-08-25T17:49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67" w:author="pluto" w:date="2026-08-25T17:49:49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IC卡充退帐明细表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068" w:author="pluto" w:date="2026-08-25T17:49:50Z"/>
        </w:trPr>
        <w:tc>
          <w:tcPr>
            <w:tcW w:w="0" w:type="auto"/>
          </w:tcPr>
          <w:p>
            <w:pPr>
              <w:jc w:val="center"/>
              <w:rPr>
                <w:ins w:id="1069" w:author="pluto" w:date="2026-08-25T17:49:50Z"/>
                <w:rFonts w:hint="eastAsia"/>
                <w:kern w:val="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70" w:author="pluto" w:date="2026-08-25T17:49:50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PAY_SUBTOTAL_SMARTCARD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ins w:id="1071" w:author="pluto" w:date="2026-08-25T17:49:50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IC卡小计</w:t>
            </w:r>
          </w:p>
        </w:tc>
      </w:tr>
    </w:tbl>
    <w:p>
      <w:pPr>
        <w:pStyle w:val="4"/>
        <w:rPr>
          <w:del w:id="1072" w:author="pluto" w:date="2026-08-25T10:31:04Z"/>
          <w:rFonts w:hint="eastAsia"/>
        </w:rPr>
      </w:pPr>
      <w:del w:id="1073" w:author="pluto" w:date="2026-08-25T10:31:04Z">
        <w:r>
          <w:rPr>
            <w:rFonts w:hint="eastAsia"/>
          </w:rPr>
          <w:delText>收费信息</w:delText>
        </w:r>
        <w:bookmarkEnd w:id="11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074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075" w:author="pluto" w:date="2026-08-25T10:31:04Z"/>
                <w:b/>
                <w:bCs/>
                <w:kern w:val="0"/>
                <w:szCs w:val="20"/>
              </w:rPr>
            </w:pPr>
            <w:del w:id="1076" w:author="pluto" w:date="2026-08-25T10:31:04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077" w:author="pluto" w:date="2026-08-25T10:31:04Z"/>
                <w:b/>
                <w:bCs/>
                <w:kern w:val="0"/>
                <w:szCs w:val="20"/>
              </w:rPr>
            </w:pPr>
            <w:del w:id="1078" w:author="pluto" w:date="2026-08-25T10:31:04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079" w:author="pluto" w:date="2026-08-25T10:31:04Z"/>
                <w:b/>
                <w:bCs/>
                <w:kern w:val="0"/>
                <w:szCs w:val="20"/>
              </w:rPr>
            </w:pPr>
            <w:del w:id="1080" w:author="pluto" w:date="2026-08-25T10:31:04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081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082" w:author="pluto" w:date="2026-08-25T10:31:04Z"/>
                <w:kern w:val="0"/>
                <w:szCs w:val="20"/>
              </w:rPr>
            </w:pPr>
            <w:del w:id="1083" w:author="pluto" w:date="2026-08-25T10:31:04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084" w:author="pluto" w:date="2026-08-25T10:31:04Z"/>
                <w:kern w:val="0"/>
                <w:szCs w:val="20"/>
              </w:rPr>
            </w:pPr>
            <w:del w:id="1085" w:author="pluto" w:date="2026-08-25T10:31:04Z">
              <w:r>
                <w:rPr>
                  <w:kern w:val="0"/>
                  <w:szCs w:val="20"/>
                </w:rPr>
                <w:delText>BM_RECORD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086" w:author="pluto" w:date="2026-08-25T10:31:04Z"/>
                <w:kern w:val="0"/>
                <w:szCs w:val="20"/>
              </w:rPr>
            </w:pPr>
            <w:del w:id="1087" w:author="pluto" w:date="2026-08-25T10:31:04Z">
              <w:r>
                <w:rPr>
                  <w:kern w:val="0"/>
                  <w:szCs w:val="20"/>
                </w:rPr>
                <w:delText>工单信息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088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089" w:author="pluto" w:date="2026-08-25T10:31:04Z"/>
                <w:kern w:val="0"/>
                <w:szCs w:val="20"/>
              </w:rPr>
            </w:pPr>
            <w:del w:id="1090" w:author="pluto" w:date="2026-08-25T10:31:04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091" w:author="pluto" w:date="2026-08-25T10:31:04Z"/>
                <w:kern w:val="0"/>
                <w:szCs w:val="20"/>
              </w:rPr>
            </w:pPr>
            <w:del w:id="1092" w:author="pluto" w:date="2026-08-25T10:31:04Z">
              <w:r>
                <w:rPr>
                  <w:kern w:val="0"/>
                  <w:szCs w:val="20"/>
                </w:rPr>
                <w:delText>CM_CONCENTRATE_CHARGE_NUMBER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093" w:author="pluto" w:date="2026-08-25T10:31:04Z"/>
                <w:kern w:val="0"/>
                <w:szCs w:val="20"/>
              </w:rPr>
            </w:pPr>
            <w:del w:id="1094" w:author="pluto" w:date="2026-08-25T10:31:04Z">
              <w:r>
                <w:rPr>
                  <w:kern w:val="0"/>
                  <w:szCs w:val="20"/>
                </w:rPr>
                <w:delText>集收信息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095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096" w:author="pluto" w:date="2026-08-25T10:31:04Z"/>
                <w:kern w:val="0"/>
                <w:szCs w:val="20"/>
              </w:rPr>
            </w:pPr>
            <w:del w:id="1097" w:author="pluto" w:date="2026-08-25T10:31:04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098" w:author="pluto" w:date="2026-08-25T10:31:04Z"/>
                <w:kern w:val="0"/>
                <w:szCs w:val="20"/>
              </w:rPr>
            </w:pPr>
            <w:del w:id="1099" w:author="pluto" w:date="2026-08-25T10:31:04Z">
              <w:r>
                <w:rPr>
                  <w:kern w:val="0"/>
                  <w:szCs w:val="20"/>
                </w:rPr>
                <w:delText>CSM_BILLMONTH_CHARGE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00" w:author="pluto" w:date="2026-08-25T10:31:04Z"/>
                <w:kern w:val="0"/>
                <w:szCs w:val="20"/>
              </w:rPr>
            </w:pPr>
            <w:del w:id="1101" w:author="pluto" w:date="2026-08-25T10:31:04Z">
              <w:r>
                <w:rPr>
                  <w:kern w:val="0"/>
                  <w:szCs w:val="20"/>
                </w:rPr>
                <w:delText>收费年月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02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03" w:author="pluto" w:date="2026-08-25T10:31:04Z"/>
                <w:kern w:val="0"/>
                <w:szCs w:val="20"/>
              </w:rPr>
            </w:pPr>
            <w:del w:id="1104" w:author="pluto" w:date="2026-08-25T10:31:04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05" w:author="pluto" w:date="2026-08-25T10:31:04Z"/>
                <w:kern w:val="0"/>
                <w:szCs w:val="20"/>
              </w:rPr>
            </w:pPr>
            <w:del w:id="1106" w:author="pluto" w:date="2026-08-25T10:31:04Z">
              <w:r>
                <w:rPr>
                  <w:kern w:val="0"/>
                  <w:szCs w:val="20"/>
                </w:rPr>
                <w:delText>BP_RECEIVABLES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07" w:author="pluto" w:date="2026-08-25T10:31:04Z"/>
                <w:kern w:val="0"/>
                <w:szCs w:val="20"/>
              </w:rPr>
            </w:pPr>
            <w:del w:id="1108" w:author="pluto" w:date="2026-08-25T10:31:04Z">
              <w:r>
                <w:rPr>
                  <w:kern w:val="0"/>
                  <w:szCs w:val="20"/>
                </w:rPr>
                <w:delText>收费表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09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10" w:author="pluto" w:date="2026-08-25T10:31:04Z"/>
                <w:kern w:val="0"/>
                <w:szCs w:val="20"/>
              </w:rPr>
            </w:pPr>
            <w:del w:id="1111" w:author="pluto" w:date="2026-08-25T10:31:04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12" w:author="pluto" w:date="2026-08-25T10:31:04Z"/>
                <w:kern w:val="0"/>
                <w:szCs w:val="20"/>
              </w:rPr>
            </w:pPr>
            <w:del w:id="1113" w:author="pluto" w:date="2026-08-25T10:31:04Z">
              <w:r>
                <w:rPr>
                  <w:kern w:val="0"/>
                  <w:szCs w:val="20"/>
                </w:rPr>
                <w:delText>ACC_CHARGES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14" w:author="pluto" w:date="2026-08-25T10:31:04Z"/>
                <w:kern w:val="0"/>
                <w:szCs w:val="20"/>
              </w:rPr>
            </w:pPr>
            <w:del w:id="1115" w:author="pluto" w:date="2026-08-25T10:31:04Z">
              <w:r>
                <w:rPr>
                  <w:kern w:val="0"/>
                  <w:szCs w:val="20"/>
                </w:rPr>
                <w:delText>应收账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16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17" w:author="pluto" w:date="2026-08-25T10:31:04Z"/>
                <w:kern w:val="0"/>
                <w:szCs w:val="20"/>
              </w:rPr>
            </w:pPr>
            <w:del w:id="1118" w:author="pluto" w:date="2026-08-25T10:31:04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19" w:author="pluto" w:date="2026-08-25T10:31:04Z"/>
                <w:kern w:val="0"/>
                <w:szCs w:val="20"/>
              </w:rPr>
            </w:pPr>
            <w:del w:id="1120" w:author="pluto" w:date="2026-08-25T10:31:04Z">
              <w:r>
                <w:rPr>
                  <w:kern w:val="0"/>
                  <w:szCs w:val="20"/>
                </w:rPr>
                <w:delText>ACC_CHARGES_TEMP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21" w:author="pluto" w:date="2026-08-25T10:31:04Z"/>
                <w:kern w:val="0"/>
                <w:szCs w:val="20"/>
              </w:rPr>
            </w:pPr>
            <w:del w:id="1122" w:author="pluto" w:date="2026-08-25T10:31:04Z">
              <w:r>
                <w:rPr>
                  <w:kern w:val="0"/>
                  <w:szCs w:val="20"/>
                </w:rPr>
                <w:delText>应收账临时表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23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24" w:author="pluto" w:date="2026-08-25T10:31:04Z"/>
                <w:kern w:val="0"/>
                <w:szCs w:val="20"/>
              </w:rPr>
            </w:pPr>
            <w:del w:id="1125" w:author="pluto" w:date="2026-08-25T10:31:04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26" w:author="pluto" w:date="2026-08-25T10:31:04Z"/>
                <w:kern w:val="0"/>
                <w:szCs w:val="20"/>
              </w:rPr>
            </w:pPr>
            <w:del w:id="1127" w:author="pluto" w:date="2026-08-25T10:31:04Z">
              <w:r>
                <w:rPr>
                  <w:kern w:val="0"/>
                  <w:szCs w:val="20"/>
                </w:rPr>
                <w:delText>ACC_CHARGES_EXTRA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28" w:author="pluto" w:date="2026-08-25T10:31:04Z"/>
                <w:kern w:val="0"/>
                <w:szCs w:val="20"/>
              </w:rPr>
            </w:pPr>
            <w:del w:id="1129" w:author="pluto" w:date="2026-08-25T10:31:04Z">
              <w:r>
                <w:rPr>
                  <w:kern w:val="0"/>
                  <w:szCs w:val="20"/>
                </w:rPr>
                <w:delText>营业帐扩展表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30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31" w:author="pluto" w:date="2026-08-25T10:31:04Z"/>
                <w:kern w:val="0"/>
                <w:szCs w:val="20"/>
              </w:rPr>
            </w:pPr>
            <w:del w:id="1132" w:author="pluto" w:date="2026-08-25T10:31:04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33" w:author="pluto" w:date="2026-08-25T10:31:04Z"/>
                <w:kern w:val="0"/>
                <w:szCs w:val="20"/>
              </w:rPr>
            </w:pPr>
            <w:del w:id="1134" w:author="pluto" w:date="2026-08-25T10:31:04Z">
              <w:r>
                <w:rPr>
                  <w:kern w:val="0"/>
                  <w:szCs w:val="20"/>
                </w:rPr>
                <w:delText>ACC_CHARGES_EXTRA_TEMP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35" w:author="pluto" w:date="2026-08-25T10:31:04Z"/>
                <w:kern w:val="0"/>
                <w:szCs w:val="20"/>
              </w:rPr>
            </w:pPr>
            <w:del w:id="1136" w:author="pluto" w:date="2026-08-25T10:31:04Z">
              <w:r>
                <w:rPr>
                  <w:kern w:val="0"/>
                  <w:szCs w:val="20"/>
                </w:rPr>
                <w:delText>营业帐扩展表临时表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37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38" w:author="pluto" w:date="2026-08-25T10:31:04Z"/>
                <w:kern w:val="0"/>
                <w:szCs w:val="20"/>
              </w:rPr>
            </w:pPr>
            <w:del w:id="1139" w:author="pluto" w:date="2026-08-25T10:31:04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40" w:author="pluto" w:date="2026-08-25T10:31:04Z"/>
                <w:kern w:val="0"/>
                <w:szCs w:val="20"/>
              </w:rPr>
            </w:pPr>
            <w:del w:id="1141" w:author="pluto" w:date="2026-08-25T10:31:04Z">
              <w:r>
                <w:rPr>
                  <w:kern w:val="0"/>
                  <w:szCs w:val="20"/>
                </w:rPr>
                <w:delText>ACP_BALANCE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42" w:author="pluto" w:date="2026-08-25T10:31:04Z"/>
                <w:kern w:val="0"/>
                <w:szCs w:val="20"/>
              </w:rPr>
            </w:pPr>
            <w:del w:id="1143" w:author="pluto" w:date="2026-08-25T10:31:04Z">
              <w:r>
                <w:rPr>
                  <w:kern w:val="0"/>
                  <w:szCs w:val="20"/>
                </w:rPr>
                <w:delText>待处理-差额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44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45" w:author="pluto" w:date="2026-08-25T10:31:04Z"/>
                <w:kern w:val="0"/>
                <w:szCs w:val="20"/>
              </w:rPr>
            </w:pPr>
            <w:del w:id="1146" w:author="pluto" w:date="2026-08-25T10:31:04Z">
              <w:r>
                <w:rPr>
                  <w:kern w:val="0"/>
                  <w:szCs w:val="20"/>
                </w:rPr>
                <w:delText>10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47" w:author="pluto" w:date="2026-08-25T10:31:04Z"/>
                <w:kern w:val="0"/>
                <w:szCs w:val="20"/>
              </w:rPr>
            </w:pPr>
            <w:del w:id="1148" w:author="pluto" w:date="2026-08-25T10:31:04Z">
              <w:r>
                <w:rPr>
                  <w:kern w:val="0"/>
                  <w:szCs w:val="20"/>
                </w:rPr>
                <w:delText>PAY_TOTAL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49" w:author="pluto" w:date="2026-08-25T10:31:04Z"/>
                <w:kern w:val="0"/>
                <w:szCs w:val="20"/>
              </w:rPr>
            </w:pPr>
            <w:del w:id="1150" w:author="pluto" w:date="2026-08-25T10:31:04Z">
              <w:r>
                <w:rPr>
                  <w:kern w:val="0"/>
                  <w:szCs w:val="20"/>
                </w:rPr>
                <w:delText>收费汇总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51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52" w:author="pluto" w:date="2026-08-25T10:31:04Z"/>
                <w:kern w:val="0"/>
                <w:szCs w:val="20"/>
              </w:rPr>
            </w:pPr>
            <w:del w:id="1153" w:author="pluto" w:date="2026-08-25T10:31:04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54" w:author="pluto" w:date="2026-08-25T10:31:04Z"/>
                <w:kern w:val="0"/>
                <w:szCs w:val="20"/>
              </w:rPr>
            </w:pPr>
            <w:del w:id="1155" w:author="pluto" w:date="2026-08-25T10:31:04Z">
              <w:r>
                <w:rPr>
                  <w:kern w:val="0"/>
                  <w:szCs w:val="20"/>
                </w:rPr>
                <w:delText>PAY_SUBTOTAL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56" w:author="pluto" w:date="2026-08-25T10:31:04Z"/>
                <w:kern w:val="0"/>
                <w:szCs w:val="20"/>
              </w:rPr>
            </w:pPr>
            <w:del w:id="1157" w:author="pluto" w:date="2026-08-25T10:31:04Z">
              <w:r>
                <w:rPr>
                  <w:kern w:val="0"/>
                  <w:szCs w:val="20"/>
                </w:rPr>
                <w:delText>收费小计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58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59" w:author="pluto" w:date="2026-08-25T10:31:04Z"/>
                <w:kern w:val="0"/>
                <w:szCs w:val="20"/>
              </w:rPr>
            </w:pPr>
            <w:del w:id="1160" w:author="pluto" w:date="2026-08-25T10:31:04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61" w:author="pluto" w:date="2026-08-25T10:31:04Z"/>
                <w:kern w:val="0"/>
                <w:szCs w:val="20"/>
              </w:rPr>
            </w:pPr>
            <w:del w:id="1162" w:author="pluto" w:date="2026-08-25T10:31:04Z">
              <w:r>
                <w:rPr>
                  <w:kern w:val="0"/>
                  <w:szCs w:val="20"/>
                </w:rPr>
                <w:delText>PAY_SUBTOTAL_DETAIL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63" w:author="pluto" w:date="2026-08-25T10:31:04Z"/>
                <w:kern w:val="0"/>
                <w:szCs w:val="20"/>
              </w:rPr>
            </w:pPr>
            <w:del w:id="1164" w:author="pluto" w:date="2026-08-25T10:31:04Z">
              <w:r>
                <w:rPr>
                  <w:kern w:val="0"/>
                  <w:szCs w:val="20"/>
                </w:rPr>
                <w:delText>收费小计明细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65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66" w:author="pluto" w:date="2026-08-25T10:31:04Z"/>
                <w:kern w:val="0"/>
                <w:szCs w:val="20"/>
              </w:rPr>
            </w:pPr>
            <w:del w:id="1167" w:author="pluto" w:date="2026-08-25T10:31:04Z">
              <w:r>
                <w:rPr>
                  <w:kern w:val="0"/>
                  <w:szCs w:val="20"/>
                </w:rPr>
                <w:delText>13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68" w:author="pluto" w:date="2026-08-25T10:31:04Z"/>
                <w:kern w:val="0"/>
                <w:szCs w:val="20"/>
              </w:rPr>
            </w:pPr>
            <w:del w:id="1169" w:author="pluto" w:date="2026-08-25T10:31:04Z">
              <w:r>
                <w:rPr>
                  <w:kern w:val="0"/>
                  <w:szCs w:val="20"/>
                </w:rPr>
                <w:delText>PAY_SUBTOTAL_REALTIME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70" w:author="pluto" w:date="2026-08-25T10:31:04Z"/>
                <w:kern w:val="0"/>
                <w:szCs w:val="20"/>
              </w:rPr>
            </w:pPr>
            <w:del w:id="1171" w:author="pluto" w:date="2026-08-25T10:31:04Z">
              <w:r>
                <w:rPr>
                  <w:kern w:val="0"/>
                  <w:szCs w:val="20"/>
                </w:rPr>
                <w:delText>实时收费交易日志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72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73" w:author="pluto" w:date="2026-08-25T10:31:04Z"/>
                <w:kern w:val="0"/>
                <w:szCs w:val="20"/>
              </w:rPr>
            </w:pPr>
            <w:del w:id="1174" w:author="pluto" w:date="2026-08-25T10:31:04Z">
              <w:r>
                <w:rPr>
                  <w:kern w:val="0"/>
                  <w:szCs w:val="20"/>
                </w:rPr>
                <w:delText>14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75" w:author="pluto" w:date="2026-08-25T10:31:04Z"/>
                <w:kern w:val="0"/>
                <w:szCs w:val="20"/>
              </w:rPr>
            </w:pPr>
            <w:del w:id="1176" w:author="pluto" w:date="2026-08-25T10:31:04Z">
              <w:r>
                <w:rPr>
                  <w:kern w:val="0"/>
                  <w:szCs w:val="20"/>
                </w:rPr>
                <w:delText>PAY_SUBTOTAL_PRESTORE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77" w:author="pluto" w:date="2026-08-25T10:31:04Z"/>
                <w:kern w:val="0"/>
                <w:szCs w:val="20"/>
              </w:rPr>
            </w:pPr>
            <w:del w:id="1178" w:author="pluto" w:date="2026-08-25T10:31:04Z">
              <w:r>
                <w:rPr>
                  <w:kern w:val="0"/>
                  <w:szCs w:val="20"/>
                </w:rPr>
                <w:delText>实时收费预存交易日志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179" w:author="pluto" w:date="2026-08-25T10:31:0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180" w:author="pluto" w:date="2026-08-25T10:31:04Z"/>
                <w:kern w:val="0"/>
                <w:szCs w:val="20"/>
              </w:rPr>
            </w:pPr>
            <w:del w:id="1181" w:author="pluto" w:date="2026-08-25T10:31:04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182" w:author="pluto" w:date="2026-08-25T10:31:04Z"/>
                <w:kern w:val="0"/>
                <w:szCs w:val="20"/>
              </w:rPr>
            </w:pPr>
            <w:del w:id="1183" w:author="pluto" w:date="2026-08-25T10:31:04Z">
              <w:r>
                <w:rPr>
                  <w:kern w:val="0"/>
                  <w:szCs w:val="20"/>
                </w:rPr>
                <w:delText>PAY_REALTIME_EXTEND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184" w:author="pluto" w:date="2026-08-25T10:31:04Z"/>
                <w:kern w:val="0"/>
                <w:szCs w:val="20"/>
              </w:rPr>
            </w:pPr>
            <w:del w:id="1185" w:author="pluto" w:date="2026-08-25T10:31:04Z">
              <w:r>
                <w:rPr>
                  <w:kern w:val="0"/>
                  <w:szCs w:val="20"/>
                </w:rPr>
                <w:delText>实时收费额外信息表</w:delText>
              </w:r>
            </w:del>
          </w:p>
        </w:tc>
      </w:tr>
    </w:tbl>
    <w:p>
      <w:pPr>
        <w:pStyle w:val="4"/>
        <w:rPr>
          <w:rFonts w:hint="eastAsia"/>
        </w:rPr>
      </w:pPr>
      <w:bookmarkStart w:id="12" w:name="_Toc31963"/>
      <w:r>
        <w:rPr>
          <w:rFonts w:hint="eastAsia"/>
        </w:rPr>
        <w:t>账务处理信息</w:t>
      </w:r>
      <w:bookmarkEnd w:id="1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ACC_CHARGE_ADJUST_LOG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账务处理日志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ACC_LATEFEE_REFUND_LOG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违约金退款日志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BM_ACCTRANSFER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账户转账流程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1186" w:author="pluto" w:date="2026-08-25T16:40:47Z">
              <w:r>
                <w:rPr>
                  <w:rStyle w:val="39"/>
                  <w:rFonts w:ascii="Times New Roman" w:hAnsi="Times New Roman" w:eastAsia="仿宋" w:cs="Times New Roman"/>
                  <w:caps w:val="0"/>
                  <w:color w:val="777777"/>
                  <w:spacing w:val="0"/>
                  <w:kern w:val="0"/>
                  <w:sz w:val="28"/>
                  <w:szCs w:val="20"/>
                  <w:shd w:val="clear" w:fill="FFFFFF"/>
                  <w:rPrChange w:id="1187" w:author="pluto" w:date="2026-08-25T16:41:08Z">
                    <w:rPr>
                      <w:rStyle w:val="42"/>
                      <w:rFonts w:ascii="Helvetica" w:hAnsi="Helvetica" w:eastAsia="Helvetica" w:cs="Helvetica"/>
                      <w:caps w:val="0"/>
                      <w:color w:val="777777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ACP_REFUND</w:t>
              </w:r>
            </w:ins>
            <w:del w:id="1188" w:author="pluto" w:date="2026-08-25T16:40:00Z">
              <w:r>
                <w:rPr>
                  <w:kern w:val="0"/>
                  <w:szCs w:val="20"/>
                </w:rPr>
                <w:delText>ACC_LATEFEE_REFUND_LOG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1189" w:author="pluto" w:date="2026-08-25T16:41:01Z">
              <w:r>
                <w:rPr>
                  <w:kern w:val="0"/>
                  <w:szCs w:val="20"/>
                </w:rPr>
                <w:t>待处理-</w:t>
              </w:r>
            </w:ins>
            <w:ins w:id="1190" w:author="pluto" w:date="2026-08-25T16:41:04Z">
              <w:r>
                <w:rPr>
                  <w:rFonts w:hint="default"/>
                  <w:kern w:val="0"/>
                  <w:szCs w:val="20"/>
                  <w:lang w:val="en-US" w:eastAsia="zh-CN"/>
                  <w:rPrChange w:id="1191" w:author="pluto" w:date="2026-08-25T16:41:08Z">
                    <w:rPr>
                      <w:rFonts w:hint="eastAsia"/>
                      <w:kern w:val="0"/>
                      <w:szCs w:val="20"/>
                      <w:lang w:val="en-US" w:eastAsia="zh-CN"/>
                    </w:rPr>
                  </w:rPrChange>
                </w:rPr>
                <w:t>退款</w:t>
              </w:r>
            </w:ins>
            <w:del w:id="1192" w:author="pluto" w:date="2026-08-25T16:40:00Z">
              <w:r>
                <w:rPr>
                  <w:kern w:val="0"/>
                  <w:szCs w:val="20"/>
                </w:rPr>
                <w:delText>违约金退款日志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193" w:author="pluto" w:date="2026-08-25T10:30:55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194" w:author="pluto" w:date="2026-08-25T10:30:55Z"/>
                <w:rFonts w:hint="eastAsia" w:eastAsia="仿宋"/>
                <w:kern w:val="0"/>
                <w:szCs w:val="20"/>
                <w:lang w:val="en-US" w:eastAsia="zh-CN"/>
              </w:rPr>
            </w:pPr>
            <w:ins w:id="1195" w:author="pluto" w:date="2026-08-25T16:44:13Z">
              <w:bookmarkStart w:id="13" w:name="_Toc11024"/>
              <w:r>
                <w:rPr>
                  <w:rFonts w:hint="eastAsia"/>
                  <w:kern w:val="0"/>
                  <w:szCs w:val="20"/>
                  <w:lang w:val="en-US" w:eastAsia="zh-CN"/>
                </w:rPr>
                <w:t>5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1196" w:author="pluto" w:date="2026-08-25T10:30:55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ACP_BALANCE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1197" w:author="pluto" w:date="2026-08-25T10:30:55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待处理-差额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198" w:author="pluto" w:date="2026-08-25T16:39:47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199" w:author="pluto" w:date="2026-08-25T16:39:47Z"/>
                <w:rFonts w:hint="eastAsia" w:eastAsia="仿宋"/>
                <w:kern w:val="0"/>
                <w:szCs w:val="20"/>
                <w:lang w:val="en-US" w:eastAsia="zh-CN"/>
              </w:rPr>
            </w:pPr>
            <w:ins w:id="1200" w:author="pluto" w:date="2026-08-25T16:44:1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6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1201" w:author="pluto" w:date="2026-08-25T16:39:47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1202" w:author="pluto" w:date="2026-08-25T16:41:16Z">
              <w:r>
                <w:rPr>
                  <w:rStyle w:val="42"/>
                  <w:rFonts w:ascii="Helvetica" w:hAnsi="Helvetica" w:eastAsia="Helvetica" w:cs="Helvetica"/>
                  <w:caps w:val="0"/>
                  <w:color w:val="777777"/>
                  <w:spacing w:val="0"/>
                  <w:sz w:val="24"/>
                  <w:szCs w:val="24"/>
                  <w:shd w:val="clear" w:fill="FFFFFF"/>
                </w:rPr>
                <w:t>ACP_DUPLICATION</w:t>
              </w:r>
            </w:ins>
            <w:del w:id="1203" w:author="pluto" w:date="2026-08-25T16:40:37Z">
              <w:r>
                <w:rPr>
                  <w:kern w:val="0"/>
                  <w:szCs w:val="20"/>
                </w:rPr>
                <w:delText>BM_ACCTRANSFER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1204" w:author="pluto" w:date="2026-08-25T16:39:47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ins w:id="1205" w:author="pluto" w:date="2026-08-25T16:41:20Z">
              <w:r>
                <w:rPr>
                  <w:kern w:val="0"/>
                  <w:szCs w:val="20"/>
                </w:rPr>
                <w:t>待处理-</w:t>
              </w:r>
            </w:ins>
            <w:ins w:id="1206" w:author="pluto" w:date="2026-08-25T16:41:2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重笔</w:t>
              </w:r>
            </w:ins>
            <w:del w:id="1207" w:author="pluto" w:date="2026-08-25T16:40:37Z">
              <w:r>
                <w:rPr>
                  <w:kern w:val="0"/>
                  <w:szCs w:val="20"/>
                </w:rPr>
                <w:delText>账户转账流程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208" w:author="pluto" w:date="2026-08-25T16:41:20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209" w:author="pluto" w:date="2026-08-25T16:41:20Z"/>
                <w:rFonts w:hint="eastAsia" w:eastAsia="仿宋"/>
                <w:kern w:val="0"/>
                <w:szCs w:val="20"/>
                <w:lang w:val="en-US" w:eastAsia="zh-CN"/>
              </w:rPr>
            </w:pPr>
            <w:ins w:id="1210" w:author="pluto" w:date="2026-08-25T16:44:1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7</w:t>
              </w:r>
            </w:ins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ins w:id="1211" w:author="pluto" w:date="2026-08-25T16:41:20Z"/>
                <w:rStyle w:val="42"/>
                <w:rFonts w:ascii="Helvetica" w:hAnsi="Helvetica" w:eastAsia="Helvetica" w:cs="Helvetica"/>
                <w:caps w:val="0"/>
                <w:color w:val="777777"/>
                <w:spacing w:val="0"/>
                <w:sz w:val="24"/>
                <w:szCs w:val="24"/>
                <w:shd w:val="clear" w:fill="FFFFFF"/>
              </w:rPr>
            </w:pPr>
            <w:ins w:id="1212" w:author="pluto" w:date="2026-08-25T16:41:58Z">
              <w:r>
                <w:rPr>
                  <w:rStyle w:val="42"/>
                  <w:rFonts w:ascii="Helvetica" w:hAnsi="Helvetica" w:eastAsia="Helvetica" w:cs="Helvetica"/>
                  <w:caps w:val="0"/>
                  <w:color w:val="777777"/>
                  <w:spacing w:val="0"/>
                  <w:sz w:val="24"/>
                  <w:szCs w:val="24"/>
                  <w:shd w:val="clear" w:fill="FFFFFF"/>
                </w:rPr>
                <w:t>ACP_UNKNOWN</w:t>
              </w:r>
            </w:ins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ins w:id="1213" w:author="pluto" w:date="2026-08-25T16:41:20Z"/>
                <w:rFonts w:hint="eastAsia" w:eastAsia="仿宋"/>
                <w:kern w:val="0"/>
                <w:szCs w:val="20"/>
                <w:lang w:val="en-US" w:eastAsia="zh-CN"/>
              </w:rPr>
            </w:pPr>
            <w:ins w:id="1214" w:author="pluto" w:date="2026-08-25T16:42:02Z">
              <w:r>
                <w:rPr>
                  <w:kern w:val="0"/>
                  <w:szCs w:val="20"/>
                </w:rPr>
                <w:t>待处理-</w:t>
              </w:r>
            </w:ins>
            <w:ins w:id="1215" w:author="pluto" w:date="2026-08-25T16:42:0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疑难</w:t>
              </w:r>
            </w:ins>
          </w:p>
        </w:tc>
      </w:tr>
    </w:tbl>
    <w:p>
      <w:pPr>
        <w:pStyle w:val="4"/>
        <w:rPr>
          <w:del w:id="1216" w:author="pluto" w:date="2026-08-25T16:42:30Z"/>
          <w:rFonts w:hint="eastAsia"/>
        </w:rPr>
      </w:pPr>
      <w:del w:id="1217" w:author="pluto" w:date="2026-08-25T16:42:30Z">
        <w:r>
          <w:rPr>
            <w:rFonts w:hint="eastAsia"/>
          </w:rPr>
          <w:delText>业务办理信息</w:delText>
        </w:r>
        <w:bookmarkEnd w:id="13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18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19" w:author="pluto" w:date="2026-08-25T16:42:30Z"/>
                <w:b/>
                <w:bCs/>
                <w:kern w:val="0"/>
                <w:szCs w:val="20"/>
              </w:rPr>
            </w:pPr>
            <w:del w:id="1220" w:author="pluto" w:date="2026-08-25T16:42:30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21" w:author="pluto" w:date="2026-08-25T16:42:30Z"/>
                <w:b/>
                <w:bCs/>
                <w:kern w:val="0"/>
                <w:szCs w:val="20"/>
              </w:rPr>
            </w:pPr>
            <w:del w:id="1222" w:author="pluto" w:date="2026-08-25T16:42:30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23" w:author="pluto" w:date="2026-08-25T16:42:30Z"/>
                <w:b/>
                <w:bCs/>
                <w:kern w:val="0"/>
                <w:szCs w:val="20"/>
              </w:rPr>
            </w:pPr>
            <w:del w:id="1224" w:author="pluto" w:date="2026-08-25T16:42:30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25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26" w:author="pluto" w:date="2026-08-25T16:42:30Z"/>
                <w:kern w:val="0"/>
                <w:szCs w:val="20"/>
              </w:rPr>
            </w:pPr>
            <w:del w:id="1227" w:author="pluto" w:date="2026-08-25T16:42:30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28" w:author="pluto" w:date="2026-08-25T16:42:30Z"/>
                <w:kern w:val="0"/>
                <w:szCs w:val="20"/>
              </w:rPr>
            </w:pPr>
            <w:del w:id="1229" w:author="pluto" w:date="2026-08-25T16:42:30Z">
              <w:r>
                <w:rPr>
                  <w:kern w:val="0"/>
                  <w:szCs w:val="20"/>
                </w:rPr>
                <w:delText>BM_DTL_CHANGE_PRICE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30" w:author="pluto" w:date="2026-08-25T16:42:30Z"/>
                <w:kern w:val="0"/>
                <w:szCs w:val="20"/>
              </w:rPr>
            </w:pPr>
            <w:del w:id="1231" w:author="pluto" w:date="2026-08-25T16:42:30Z">
              <w:r>
                <w:rPr>
                  <w:kern w:val="0"/>
                  <w:szCs w:val="20"/>
                </w:rPr>
                <w:delText>工单-用水性质变更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32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33" w:author="pluto" w:date="2026-08-25T16:42:30Z"/>
                <w:kern w:val="0"/>
                <w:szCs w:val="20"/>
              </w:rPr>
            </w:pPr>
            <w:del w:id="1234" w:author="pluto" w:date="2026-08-25T16:42:30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35" w:author="pluto" w:date="2026-08-25T16:42:30Z"/>
                <w:kern w:val="0"/>
                <w:szCs w:val="20"/>
              </w:rPr>
            </w:pPr>
            <w:del w:id="1236" w:author="pluto" w:date="2026-08-25T16:42:30Z">
              <w:r>
                <w:rPr>
                  <w:kern w:val="0"/>
                  <w:szCs w:val="20"/>
                </w:rPr>
                <w:delText>BM_DTL_USER_CHANGE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37" w:author="pluto" w:date="2026-08-25T16:42:30Z"/>
                <w:kern w:val="0"/>
                <w:szCs w:val="20"/>
              </w:rPr>
            </w:pPr>
            <w:del w:id="1238" w:author="pluto" w:date="2026-08-25T16:42:30Z">
              <w:r>
                <w:rPr>
                  <w:kern w:val="0"/>
                  <w:szCs w:val="20"/>
                </w:rPr>
                <w:delText>工单-更名、过户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39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40" w:author="pluto" w:date="2026-08-25T16:42:30Z"/>
                <w:kern w:val="0"/>
                <w:szCs w:val="20"/>
              </w:rPr>
            </w:pPr>
            <w:del w:id="1241" w:author="pluto" w:date="2026-08-25T16:42:30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42" w:author="pluto" w:date="2026-08-25T16:42:30Z"/>
                <w:kern w:val="0"/>
                <w:szCs w:val="20"/>
              </w:rPr>
            </w:pPr>
            <w:del w:id="1243" w:author="pluto" w:date="2026-08-25T16:42:30Z">
              <w:r>
                <w:rPr>
                  <w:kern w:val="0"/>
                  <w:szCs w:val="20"/>
                </w:rPr>
                <w:delText>BM_LOWINSURED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44" w:author="pluto" w:date="2026-08-25T16:42:30Z"/>
                <w:kern w:val="0"/>
                <w:szCs w:val="20"/>
              </w:rPr>
            </w:pPr>
            <w:del w:id="1245" w:author="pluto" w:date="2026-08-25T16:42:30Z">
              <w:r>
                <w:rPr>
                  <w:kern w:val="0"/>
                  <w:szCs w:val="20"/>
                </w:rPr>
                <w:delText>工单-低保户申请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46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47" w:author="pluto" w:date="2026-08-25T16:42:30Z"/>
                <w:kern w:val="0"/>
                <w:szCs w:val="20"/>
              </w:rPr>
            </w:pPr>
            <w:del w:id="1248" w:author="pluto" w:date="2026-08-25T16:42:30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49" w:author="pluto" w:date="2026-08-25T16:42:30Z"/>
                <w:kern w:val="0"/>
                <w:szCs w:val="20"/>
              </w:rPr>
            </w:pPr>
            <w:del w:id="1250" w:author="pluto" w:date="2026-08-25T16:42:30Z">
              <w:r>
                <w:rPr>
                  <w:kern w:val="0"/>
                  <w:szCs w:val="20"/>
                </w:rPr>
                <w:delText>BM_VOLUMENONE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51" w:author="pluto" w:date="2026-08-25T16:42:30Z"/>
                <w:kern w:val="0"/>
                <w:szCs w:val="20"/>
              </w:rPr>
            </w:pPr>
            <w:del w:id="1252" w:author="pluto" w:date="2026-08-25T16:42:30Z">
              <w:r>
                <w:rPr>
                  <w:kern w:val="0"/>
                  <w:szCs w:val="20"/>
                </w:rPr>
                <w:delText>工单-水量无关申请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53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54" w:author="pluto" w:date="2026-08-25T16:42:30Z"/>
                <w:kern w:val="0"/>
                <w:szCs w:val="20"/>
              </w:rPr>
            </w:pPr>
            <w:del w:id="1255" w:author="pluto" w:date="2026-08-25T16:42:30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56" w:author="pluto" w:date="2026-08-25T16:42:30Z"/>
                <w:kern w:val="0"/>
                <w:szCs w:val="20"/>
              </w:rPr>
            </w:pPr>
            <w:del w:id="1257" w:author="pluto" w:date="2026-08-25T16:42:30Z">
              <w:r>
                <w:rPr>
                  <w:kern w:val="0"/>
                  <w:szCs w:val="20"/>
                </w:rPr>
                <w:delText>BM_RECORDIDDETAIL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58" w:author="pluto" w:date="2026-08-25T16:42:30Z"/>
                <w:kern w:val="0"/>
                <w:szCs w:val="20"/>
              </w:rPr>
            </w:pPr>
            <w:del w:id="1259" w:author="pluto" w:date="2026-08-25T16:42:30Z">
              <w:r>
                <w:rPr>
                  <w:kern w:val="0"/>
                  <w:szCs w:val="20"/>
                </w:rPr>
                <w:delText>工单-流程涉及数据中转表(子流程)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60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61" w:author="pluto" w:date="2026-08-25T16:42:30Z"/>
                <w:kern w:val="0"/>
                <w:szCs w:val="20"/>
              </w:rPr>
            </w:pPr>
            <w:del w:id="1262" w:author="pluto" w:date="2026-08-25T16:42:30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63" w:author="pluto" w:date="2026-08-25T16:42:30Z"/>
                <w:kern w:val="0"/>
                <w:szCs w:val="20"/>
              </w:rPr>
            </w:pPr>
            <w:del w:id="1264" w:author="pluto" w:date="2026-08-25T16:42:30Z">
              <w:r>
                <w:rPr>
                  <w:kern w:val="0"/>
                  <w:szCs w:val="20"/>
                </w:rPr>
                <w:delText>MW_ARREARAGE_ENABLE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65" w:author="pluto" w:date="2026-08-25T16:42:30Z"/>
                <w:kern w:val="0"/>
                <w:szCs w:val="20"/>
              </w:rPr>
            </w:pPr>
            <w:del w:id="1266" w:author="pluto" w:date="2026-08-25T16:42:30Z">
              <w:r>
                <w:rPr>
                  <w:kern w:val="0"/>
                  <w:szCs w:val="20"/>
                </w:rPr>
                <w:delText>欠费停水恢复工单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67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68" w:author="pluto" w:date="2026-08-25T16:42:30Z"/>
                <w:kern w:val="0"/>
                <w:szCs w:val="20"/>
              </w:rPr>
            </w:pPr>
            <w:del w:id="1269" w:author="pluto" w:date="2026-08-25T16:42:30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70" w:author="pluto" w:date="2026-08-25T16:42:30Z"/>
                <w:kern w:val="0"/>
                <w:szCs w:val="20"/>
              </w:rPr>
            </w:pPr>
            <w:del w:id="1271" w:author="pluto" w:date="2026-08-25T16:42:30Z">
              <w:r>
                <w:rPr>
                  <w:kern w:val="0"/>
                  <w:szCs w:val="20"/>
                </w:rPr>
                <w:delText>MW_BM_FIELDWORK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72" w:author="pluto" w:date="2026-08-25T16:42:30Z"/>
                <w:kern w:val="0"/>
                <w:szCs w:val="20"/>
              </w:rPr>
            </w:pPr>
            <w:del w:id="1273" w:author="pluto" w:date="2026-08-25T16:42:30Z">
              <w:r>
                <w:rPr>
                  <w:kern w:val="0"/>
                  <w:szCs w:val="20"/>
                </w:rPr>
                <w:delText>业务外复工单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74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75" w:author="pluto" w:date="2026-08-25T16:42:30Z"/>
                <w:kern w:val="0"/>
                <w:szCs w:val="20"/>
              </w:rPr>
            </w:pPr>
            <w:del w:id="1276" w:author="pluto" w:date="2026-08-25T16:42:30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77" w:author="pluto" w:date="2026-08-25T16:42:30Z"/>
                <w:kern w:val="0"/>
                <w:szCs w:val="20"/>
              </w:rPr>
            </w:pPr>
            <w:del w:id="1278" w:author="pluto" w:date="2026-08-25T16:42:30Z">
              <w:r>
                <w:rPr>
                  <w:kern w:val="0"/>
                  <w:szCs w:val="20"/>
                </w:rPr>
                <w:delText>BM_CARDSUPERVISION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79" w:author="pluto" w:date="2026-08-25T16:42:30Z"/>
                <w:kern w:val="0"/>
                <w:szCs w:val="20"/>
              </w:rPr>
            </w:pPr>
            <w:del w:id="1280" w:author="pluto" w:date="2026-08-25T16:42:30Z">
              <w:r>
                <w:rPr>
                  <w:kern w:val="0"/>
                  <w:szCs w:val="20"/>
                </w:rPr>
                <w:delText>稽查流程详工单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81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82" w:author="pluto" w:date="2026-08-25T16:42:30Z"/>
                <w:kern w:val="0"/>
                <w:szCs w:val="20"/>
              </w:rPr>
            </w:pPr>
            <w:del w:id="1283" w:author="pluto" w:date="2026-08-25T16:42:30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84" w:author="pluto" w:date="2026-08-25T16:42:30Z"/>
                <w:kern w:val="0"/>
                <w:szCs w:val="20"/>
              </w:rPr>
            </w:pPr>
            <w:del w:id="1285" w:author="pluto" w:date="2026-08-25T16:42:30Z">
              <w:r>
                <w:rPr>
                  <w:kern w:val="0"/>
                  <w:szCs w:val="20"/>
                </w:rPr>
                <w:delText>BM_DTL_BULK_SALE_APPLY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86" w:author="pluto" w:date="2026-08-25T16:42:30Z"/>
                <w:kern w:val="0"/>
                <w:szCs w:val="20"/>
              </w:rPr>
            </w:pPr>
            <w:del w:id="1287" w:author="pluto" w:date="2026-08-25T16:42:30Z">
              <w:r>
                <w:rPr>
                  <w:kern w:val="0"/>
                  <w:szCs w:val="20"/>
                </w:rPr>
                <w:delText>趸售申请工单明细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88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89" w:author="pluto" w:date="2026-08-25T16:42:30Z"/>
                <w:kern w:val="0"/>
                <w:szCs w:val="20"/>
              </w:rPr>
            </w:pPr>
            <w:del w:id="1290" w:author="pluto" w:date="2026-08-25T16:42:30Z">
              <w:r>
                <w:rPr>
                  <w:kern w:val="0"/>
                  <w:szCs w:val="20"/>
                </w:rPr>
                <w:delText>10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91" w:author="pluto" w:date="2026-08-25T16:42:30Z"/>
                <w:kern w:val="0"/>
                <w:szCs w:val="20"/>
              </w:rPr>
            </w:pPr>
            <w:del w:id="1292" w:author="pluto" w:date="2026-08-25T16:42:30Z">
              <w:r>
                <w:rPr>
                  <w:kern w:val="0"/>
                  <w:szCs w:val="20"/>
                </w:rPr>
                <w:delText>PDA_CUSTOMERINFO_CHANGE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293" w:author="pluto" w:date="2026-08-25T16:42:30Z"/>
                <w:kern w:val="0"/>
                <w:szCs w:val="20"/>
              </w:rPr>
            </w:pPr>
            <w:del w:id="1294" w:author="pluto" w:date="2026-08-25T16:42:30Z">
              <w:r>
                <w:rPr>
                  <w:kern w:val="0"/>
                  <w:szCs w:val="20"/>
                </w:rPr>
                <w:delText>PDA-资料变更申请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295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296" w:author="pluto" w:date="2026-08-25T16:42:30Z"/>
                <w:kern w:val="0"/>
                <w:szCs w:val="20"/>
              </w:rPr>
            </w:pPr>
            <w:del w:id="1297" w:author="pluto" w:date="2026-08-25T16:42:30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298" w:author="pluto" w:date="2026-08-25T16:42:30Z"/>
                <w:kern w:val="0"/>
                <w:szCs w:val="20"/>
              </w:rPr>
            </w:pPr>
            <w:del w:id="1299" w:author="pluto" w:date="2026-08-25T16:42:30Z">
              <w:r>
                <w:rPr>
                  <w:kern w:val="0"/>
                  <w:szCs w:val="20"/>
                </w:rPr>
                <w:delText>CM_SMARTCARD_OPERATE_LOG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00" w:author="pluto" w:date="2026-08-25T16:42:30Z"/>
                <w:kern w:val="0"/>
                <w:szCs w:val="20"/>
              </w:rPr>
            </w:pPr>
            <w:del w:id="1301" w:author="pluto" w:date="2026-08-25T16:42:30Z">
              <w:r>
                <w:rPr>
                  <w:kern w:val="0"/>
                  <w:szCs w:val="20"/>
                </w:rPr>
                <w:delText>操作日志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02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03" w:author="pluto" w:date="2026-08-25T16:42:30Z"/>
                <w:kern w:val="0"/>
                <w:szCs w:val="20"/>
              </w:rPr>
            </w:pPr>
            <w:del w:id="1304" w:author="pluto" w:date="2026-08-25T16:42:30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05" w:author="pluto" w:date="2026-08-25T16:42:30Z"/>
                <w:kern w:val="0"/>
                <w:szCs w:val="20"/>
              </w:rPr>
            </w:pPr>
            <w:del w:id="1306" w:author="pluto" w:date="2026-08-25T16:42:30Z">
              <w:r>
                <w:rPr>
                  <w:kern w:val="0"/>
                  <w:szCs w:val="20"/>
                </w:rPr>
                <w:delText>CM_SMARTCARD_TYPE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07" w:author="pluto" w:date="2026-08-25T16:42:30Z"/>
                <w:kern w:val="0"/>
                <w:szCs w:val="20"/>
              </w:rPr>
            </w:pPr>
            <w:del w:id="1308" w:author="pluto" w:date="2026-08-25T16:42:30Z">
              <w:r>
                <w:rPr>
                  <w:kern w:val="0"/>
                  <w:szCs w:val="20"/>
                </w:rPr>
                <w:delText>卡片类型维护表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09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10" w:author="pluto" w:date="2026-08-25T16:42:30Z"/>
                <w:kern w:val="0"/>
                <w:szCs w:val="20"/>
              </w:rPr>
            </w:pPr>
            <w:del w:id="1311" w:author="pluto" w:date="2026-08-25T16:42:30Z">
              <w:r>
                <w:rPr>
                  <w:kern w:val="0"/>
                  <w:szCs w:val="20"/>
                </w:rPr>
                <w:delText>13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12" w:author="pluto" w:date="2026-08-25T16:42:30Z"/>
                <w:kern w:val="0"/>
                <w:szCs w:val="20"/>
              </w:rPr>
            </w:pPr>
            <w:del w:id="1313" w:author="pluto" w:date="2026-08-25T16:42:30Z">
              <w:r>
                <w:rPr>
                  <w:kern w:val="0"/>
                  <w:szCs w:val="20"/>
                </w:rPr>
                <w:delText>ACC_ACCOUNTS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14" w:author="pluto" w:date="2026-08-25T16:42:30Z"/>
                <w:kern w:val="0"/>
                <w:szCs w:val="20"/>
              </w:rPr>
            </w:pPr>
            <w:del w:id="1315" w:author="pluto" w:date="2026-08-25T16:42:30Z">
              <w:r>
                <w:rPr>
                  <w:kern w:val="0"/>
                  <w:szCs w:val="20"/>
                </w:rPr>
                <w:delText>账户信息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16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17" w:author="pluto" w:date="2026-08-25T16:42:30Z"/>
                <w:kern w:val="0"/>
                <w:szCs w:val="20"/>
              </w:rPr>
            </w:pPr>
            <w:del w:id="1318" w:author="pluto" w:date="2026-08-25T16:42:30Z">
              <w:r>
                <w:rPr>
                  <w:kern w:val="0"/>
                  <w:szCs w:val="20"/>
                </w:rPr>
                <w:delText>14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19" w:author="pluto" w:date="2026-08-25T16:42:30Z"/>
                <w:kern w:val="0"/>
                <w:szCs w:val="20"/>
              </w:rPr>
            </w:pPr>
            <w:del w:id="1320" w:author="pluto" w:date="2026-08-25T16:42:30Z">
              <w:r>
                <w:rPr>
                  <w:kern w:val="0"/>
                  <w:szCs w:val="20"/>
                </w:rPr>
                <w:delText>ACC_ACCOUNT_LOG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21" w:author="pluto" w:date="2026-08-25T16:42:30Z"/>
                <w:kern w:val="0"/>
                <w:szCs w:val="20"/>
              </w:rPr>
            </w:pPr>
            <w:del w:id="1322" w:author="pluto" w:date="2026-08-25T16:42:30Z">
              <w:r>
                <w:rPr>
                  <w:kern w:val="0"/>
                  <w:szCs w:val="20"/>
                </w:rPr>
                <w:delText>账户记录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23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24" w:author="pluto" w:date="2026-08-25T16:42:30Z"/>
                <w:kern w:val="0"/>
                <w:szCs w:val="20"/>
              </w:rPr>
            </w:pPr>
            <w:del w:id="1325" w:author="pluto" w:date="2026-08-25T16:42:30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26" w:author="pluto" w:date="2026-08-25T16:42:30Z"/>
                <w:kern w:val="0"/>
                <w:szCs w:val="20"/>
              </w:rPr>
            </w:pPr>
            <w:del w:id="1327" w:author="pluto" w:date="2026-08-25T16:42:30Z">
              <w:r>
                <w:rPr>
                  <w:kern w:val="0"/>
                  <w:szCs w:val="20"/>
                </w:rPr>
                <w:delText>CM_ENTRUST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28" w:author="pluto" w:date="2026-08-25T16:42:30Z"/>
                <w:kern w:val="0"/>
                <w:szCs w:val="20"/>
              </w:rPr>
            </w:pPr>
            <w:del w:id="1329" w:author="pluto" w:date="2026-08-25T16:42:30Z">
              <w:r>
                <w:rPr>
                  <w:kern w:val="0"/>
                  <w:szCs w:val="20"/>
                </w:rPr>
                <w:delText>代扣资料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30" w:author="pluto" w:date="2026-08-25T16:42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31" w:author="pluto" w:date="2026-08-25T16:42:30Z"/>
                <w:kern w:val="0"/>
                <w:szCs w:val="20"/>
              </w:rPr>
            </w:pPr>
            <w:del w:id="1332" w:author="pluto" w:date="2026-08-25T16:42:30Z">
              <w:r>
                <w:rPr>
                  <w:kern w:val="0"/>
                  <w:szCs w:val="20"/>
                </w:rPr>
                <w:delText>16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33" w:author="pluto" w:date="2026-08-25T16:42:30Z"/>
                <w:kern w:val="0"/>
                <w:szCs w:val="20"/>
              </w:rPr>
            </w:pPr>
            <w:del w:id="1334" w:author="pluto" w:date="2026-08-25T16:42:30Z">
              <w:r>
                <w:rPr>
                  <w:kern w:val="0"/>
                  <w:szCs w:val="20"/>
                </w:rPr>
                <w:delText>CM_BULK_SALE_SCHEME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35" w:author="pluto" w:date="2026-08-25T16:42:30Z"/>
                <w:kern w:val="0"/>
                <w:szCs w:val="20"/>
              </w:rPr>
            </w:pPr>
            <w:del w:id="1336" w:author="pluto" w:date="2026-08-25T16:42:30Z">
              <w:r>
                <w:rPr>
                  <w:kern w:val="0"/>
                  <w:szCs w:val="20"/>
                </w:rPr>
                <w:delText>趸售方案表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37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38" w:author="pluto" w:date="2026-08-25T16:43:12Z"/>
                <w:kern w:val="0"/>
                <w:szCs w:val="20"/>
              </w:rPr>
            </w:pPr>
            <w:del w:id="1339" w:author="pluto" w:date="2026-08-25T16:43:12Z">
              <w:r>
                <w:rPr>
                  <w:kern w:val="0"/>
                  <w:szCs w:val="20"/>
                </w:rPr>
                <w:delText>17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40" w:author="pluto" w:date="2026-08-25T16:43:12Z"/>
                <w:kern w:val="0"/>
                <w:szCs w:val="20"/>
              </w:rPr>
            </w:pPr>
            <w:del w:id="1341" w:author="pluto" w:date="2026-08-25T16:43:12Z">
              <w:r>
                <w:rPr>
                  <w:kern w:val="0"/>
                  <w:szCs w:val="20"/>
                </w:rPr>
                <w:delText>CM_BULK_SALE_SCHEME_DETAIL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42" w:author="pluto" w:date="2026-08-25T16:43:12Z"/>
                <w:kern w:val="0"/>
                <w:szCs w:val="20"/>
              </w:rPr>
            </w:pPr>
            <w:del w:id="1343" w:author="pluto" w:date="2026-08-25T16:43:12Z">
              <w:r>
                <w:rPr>
                  <w:kern w:val="0"/>
                  <w:szCs w:val="20"/>
                </w:rPr>
                <w:delText>趸售方案明细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44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45" w:author="pluto" w:date="2026-08-25T16:43:12Z"/>
                <w:kern w:val="0"/>
                <w:szCs w:val="20"/>
              </w:rPr>
            </w:pPr>
            <w:del w:id="1346" w:author="pluto" w:date="2026-08-25T16:43:12Z">
              <w:r>
                <w:rPr>
                  <w:kern w:val="0"/>
                  <w:szCs w:val="20"/>
                </w:rPr>
                <w:delText>18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47" w:author="pluto" w:date="2026-08-25T16:43:12Z"/>
                <w:kern w:val="0"/>
                <w:szCs w:val="20"/>
              </w:rPr>
            </w:pPr>
            <w:del w:id="1348" w:author="pluto" w:date="2026-08-25T16:43:12Z">
              <w:r>
                <w:rPr>
                  <w:kern w:val="0"/>
                  <w:szCs w:val="20"/>
                </w:rPr>
                <w:delText>CM_MAKE_UP_AGREEMENT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49" w:author="pluto" w:date="2026-08-25T16:43:12Z"/>
                <w:kern w:val="0"/>
                <w:szCs w:val="20"/>
              </w:rPr>
            </w:pPr>
            <w:del w:id="1350" w:author="pluto" w:date="2026-08-25T16:43:12Z">
              <w:r>
                <w:rPr>
                  <w:kern w:val="0"/>
                  <w:szCs w:val="20"/>
                </w:rPr>
                <w:delText>补差水量配置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51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52" w:author="pluto" w:date="2026-08-25T16:43:12Z"/>
                <w:kern w:val="0"/>
                <w:szCs w:val="20"/>
              </w:rPr>
            </w:pPr>
            <w:del w:id="1353" w:author="pluto" w:date="2026-08-25T16:43:12Z">
              <w:r>
                <w:rPr>
                  <w:kern w:val="0"/>
                  <w:szCs w:val="20"/>
                </w:rPr>
                <w:delText>19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54" w:author="pluto" w:date="2026-08-25T16:43:12Z"/>
                <w:kern w:val="0"/>
                <w:szCs w:val="20"/>
              </w:rPr>
            </w:pPr>
            <w:del w:id="1355" w:author="pluto" w:date="2026-08-25T16:43:12Z">
              <w:r>
                <w:rPr>
                  <w:kern w:val="0"/>
                  <w:szCs w:val="20"/>
                </w:rPr>
                <w:delText>CSM_SUBCOMPANIES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56" w:author="pluto" w:date="2026-08-25T16:43:12Z"/>
                <w:kern w:val="0"/>
                <w:szCs w:val="20"/>
              </w:rPr>
            </w:pPr>
            <w:del w:id="1357" w:author="pluto" w:date="2026-08-25T16:43:12Z">
              <w:r>
                <w:rPr>
                  <w:kern w:val="0"/>
                  <w:szCs w:val="20"/>
                </w:rPr>
                <w:delText>站点信息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58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59" w:author="pluto" w:date="2026-08-25T16:43:12Z"/>
                <w:kern w:val="0"/>
                <w:szCs w:val="20"/>
              </w:rPr>
            </w:pPr>
            <w:del w:id="1360" w:author="pluto" w:date="2026-08-25T16:43:12Z">
              <w:r>
                <w:rPr>
                  <w:kern w:val="0"/>
                  <w:szCs w:val="20"/>
                </w:rPr>
                <w:delText>20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61" w:author="pluto" w:date="2026-08-25T16:43:12Z"/>
                <w:kern w:val="0"/>
                <w:szCs w:val="20"/>
              </w:rPr>
            </w:pPr>
            <w:del w:id="1362" w:author="pluto" w:date="2026-08-25T16:43:12Z">
              <w:r>
                <w:rPr>
                  <w:kern w:val="0"/>
                  <w:szCs w:val="20"/>
                </w:rPr>
                <w:delText>CSM_REGIONS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63" w:author="pluto" w:date="2026-08-25T16:43:12Z"/>
                <w:kern w:val="0"/>
                <w:szCs w:val="20"/>
              </w:rPr>
            </w:pPr>
            <w:del w:id="1364" w:author="pluto" w:date="2026-08-25T16:43:12Z">
              <w:r>
                <w:rPr>
                  <w:kern w:val="0"/>
                  <w:szCs w:val="20"/>
                </w:rPr>
                <w:delText>区块信息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65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66" w:author="pluto" w:date="2026-08-25T16:43:12Z"/>
                <w:kern w:val="0"/>
                <w:szCs w:val="20"/>
              </w:rPr>
            </w:pPr>
            <w:del w:id="1367" w:author="pluto" w:date="2026-08-25T16:43:12Z">
              <w:r>
                <w:rPr>
                  <w:kern w:val="0"/>
                  <w:szCs w:val="20"/>
                </w:rPr>
                <w:delText>21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68" w:author="pluto" w:date="2026-08-25T16:43:12Z"/>
                <w:kern w:val="0"/>
                <w:szCs w:val="20"/>
              </w:rPr>
            </w:pPr>
            <w:del w:id="1369" w:author="pluto" w:date="2026-08-25T16:43:12Z">
              <w:r>
                <w:rPr>
                  <w:kern w:val="0"/>
                  <w:szCs w:val="20"/>
                </w:rPr>
                <w:delText>CSM_HEADOFFICE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70" w:author="pluto" w:date="2026-08-25T16:43:12Z"/>
                <w:kern w:val="0"/>
                <w:szCs w:val="20"/>
              </w:rPr>
            </w:pPr>
            <w:del w:id="1371" w:author="pluto" w:date="2026-08-25T16:43:12Z">
              <w:r>
                <w:rPr>
                  <w:kern w:val="0"/>
                  <w:szCs w:val="20"/>
                </w:rPr>
                <w:delText>总行信息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72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73" w:author="pluto" w:date="2026-08-25T16:43:12Z"/>
                <w:kern w:val="0"/>
                <w:szCs w:val="20"/>
              </w:rPr>
            </w:pPr>
            <w:del w:id="1374" w:author="pluto" w:date="2026-08-25T16:43:12Z">
              <w:r>
                <w:rPr>
                  <w:kern w:val="0"/>
                  <w:szCs w:val="20"/>
                </w:rPr>
                <w:delText>22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75" w:author="pluto" w:date="2026-08-25T16:43:12Z"/>
                <w:kern w:val="0"/>
                <w:szCs w:val="20"/>
              </w:rPr>
            </w:pPr>
            <w:del w:id="1376" w:author="pluto" w:date="2026-08-25T16:43:12Z">
              <w:r>
                <w:rPr>
                  <w:kern w:val="0"/>
                  <w:szCs w:val="20"/>
                </w:rPr>
                <w:delText>CSM_SUBBRANCH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77" w:author="pluto" w:date="2026-08-25T16:43:12Z"/>
                <w:kern w:val="0"/>
                <w:szCs w:val="20"/>
              </w:rPr>
            </w:pPr>
            <w:del w:id="1378" w:author="pluto" w:date="2026-08-25T16:43:12Z">
              <w:r>
                <w:rPr>
                  <w:kern w:val="0"/>
                  <w:szCs w:val="20"/>
                </w:rPr>
                <w:delText>分行信息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79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80" w:author="pluto" w:date="2026-08-25T16:43:12Z"/>
                <w:kern w:val="0"/>
                <w:szCs w:val="20"/>
              </w:rPr>
            </w:pPr>
            <w:del w:id="1381" w:author="pluto" w:date="2026-08-25T16:43:12Z">
              <w:r>
                <w:rPr>
                  <w:kern w:val="0"/>
                  <w:szCs w:val="20"/>
                </w:rPr>
                <w:delText>23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82" w:author="pluto" w:date="2026-08-25T16:43:12Z"/>
                <w:kern w:val="0"/>
                <w:szCs w:val="20"/>
              </w:rPr>
            </w:pPr>
            <w:del w:id="1383" w:author="pluto" w:date="2026-08-25T16:43:12Z">
              <w:r>
                <w:rPr>
                  <w:kern w:val="0"/>
                  <w:szCs w:val="20"/>
                </w:rPr>
                <w:delText>CSM_LATEFEE_PERMISSION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84" w:author="pluto" w:date="2026-08-25T16:43:12Z"/>
                <w:kern w:val="0"/>
                <w:szCs w:val="20"/>
              </w:rPr>
            </w:pPr>
            <w:del w:id="1385" w:author="pluto" w:date="2026-08-25T16:43:12Z">
              <w:r>
                <w:rPr>
                  <w:kern w:val="0"/>
                  <w:szCs w:val="20"/>
                </w:rPr>
                <w:delText>违约金减免权限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86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87" w:author="pluto" w:date="2026-08-25T16:43:12Z"/>
                <w:kern w:val="0"/>
                <w:szCs w:val="20"/>
              </w:rPr>
            </w:pPr>
            <w:del w:id="1388" w:author="pluto" w:date="2026-08-25T16:43:12Z">
              <w:r>
                <w:rPr>
                  <w:kern w:val="0"/>
                  <w:szCs w:val="20"/>
                </w:rPr>
                <w:delText>24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89" w:author="pluto" w:date="2026-08-25T16:43:12Z"/>
                <w:kern w:val="0"/>
                <w:szCs w:val="20"/>
              </w:rPr>
            </w:pPr>
            <w:del w:id="1390" w:author="pluto" w:date="2026-08-25T16:43:12Z">
              <w:r>
                <w:rPr>
                  <w:kern w:val="0"/>
                  <w:szCs w:val="20"/>
                </w:rPr>
                <w:delText>BP_PRICE_INFO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91" w:author="pluto" w:date="2026-08-25T16:43:12Z"/>
                <w:kern w:val="0"/>
                <w:szCs w:val="20"/>
              </w:rPr>
            </w:pPr>
            <w:del w:id="1392" w:author="pluto" w:date="2026-08-25T16:43:12Z">
              <w:r>
                <w:rPr>
                  <w:kern w:val="0"/>
                  <w:szCs w:val="20"/>
                </w:rPr>
                <w:delText>业务价格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393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394" w:author="pluto" w:date="2026-08-25T16:43:12Z"/>
                <w:kern w:val="0"/>
                <w:szCs w:val="20"/>
              </w:rPr>
            </w:pPr>
            <w:del w:id="1395" w:author="pluto" w:date="2026-08-25T16:43:12Z">
              <w:r>
                <w:rPr>
                  <w:kern w:val="0"/>
                  <w:szCs w:val="20"/>
                </w:rPr>
                <w:delText>25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396" w:author="pluto" w:date="2026-08-25T16:43:12Z"/>
                <w:kern w:val="0"/>
                <w:szCs w:val="20"/>
              </w:rPr>
            </w:pPr>
            <w:del w:id="1397" w:author="pluto" w:date="2026-08-25T16:43:12Z">
              <w:r>
                <w:rPr>
                  <w:kern w:val="0"/>
                  <w:szCs w:val="20"/>
                </w:rPr>
                <w:delText>BP_CHARGES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398" w:author="pluto" w:date="2026-08-25T16:43:12Z"/>
                <w:kern w:val="0"/>
                <w:szCs w:val="20"/>
              </w:rPr>
            </w:pPr>
            <w:del w:id="1399" w:author="pluto" w:date="2026-08-25T16:43:12Z">
              <w:r>
                <w:rPr>
                  <w:kern w:val="0"/>
                  <w:szCs w:val="20"/>
                </w:rPr>
                <w:delText>业务划价主表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00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01" w:author="pluto" w:date="2026-08-25T16:43:12Z"/>
                <w:kern w:val="0"/>
                <w:szCs w:val="20"/>
              </w:rPr>
            </w:pPr>
            <w:del w:id="1402" w:author="pluto" w:date="2026-08-25T16:43:12Z">
              <w:r>
                <w:rPr>
                  <w:kern w:val="0"/>
                  <w:szCs w:val="20"/>
                </w:rPr>
                <w:delText>26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03" w:author="pluto" w:date="2026-08-25T16:43:12Z"/>
                <w:kern w:val="0"/>
                <w:szCs w:val="20"/>
              </w:rPr>
            </w:pPr>
            <w:del w:id="1404" w:author="pluto" w:date="2026-08-25T16:43:12Z">
              <w:r>
                <w:rPr>
                  <w:kern w:val="0"/>
                  <w:szCs w:val="20"/>
                </w:rPr>
                <w:delText>BP_CHARGE_DETAIL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05" w:author="pluto" w:date="2026-08-25T16:43:12Z"/>
                <w:kern w:val="0"/>
                <w:szCs w:val="20"/>
              </w:rPr>
            </w:pPr>
            <w:del w:id="1406" w:author="pluto" w:date="2026-08-25T16:43:12Z">
              <w:r>
                <w:rPr>
                  <w:kern w:val="0"/>
                  <w:szCs w:val="20"/>
                </w:rPr>
                <w:delText>业务划价明细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07" w:author="pluto" w:date="2026-08-25T16:43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08" w:author="pluto" w:date="2026-08-25T16:43:12Z"/>
                <w:kern w:val="0"/>
                <w:szCs w:val="20"/>
              </w:rPr>
            </w:pPr>
            <w:del w:id="1409" w:author="pluto" w:date="2026-08-25T16:43:12Z">
              <w:r>
                <w:rPr>
                  <w:kern w:val="0"/>
                  <w:szCs w:val="20"/>
                </w:rPr>
                <w:delText>27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10" w:author="pluto" w:date="2026-08-25T16:43:12Z"/>
                <w:kern w:val="0"/>
                <w:szCs w:val="20"/>
              </w:rPr>
            </w:pPr>
            <w:del w:id="1411" w:author="pluto" w:date="2026-08-25T16:43:12Z">
              <w:r>
                <w:rPr>
                  <w:kern w:val="0"/>
                  <w:szCs w:val="20"/>
                </w:rPr>
                <w:delText>ACP_REFUND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12" w:author="pluto" w:date="2026-08-25T16:43:12Z"/>
                <w:kern w:val="0"/>
                <w:szCs w:val="20"/>
              </w:rPr>
            </w:pPr>
            <w:del w:id="1413" w:author="pluto" w:date="2026-08-25T16:43:12Z">
              <w:r>
                <w:rPr>
                  <w:kern w:val="0"/>
                  <w:szCs w:val="20"/>
                </w:rPr>
                <w:delText>待处理-退款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14" w:author="pluto" w:date="2026-08-25T16:44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15" w:author="pluto" w:date="2026-08-25T16:44:12Z"/>
                <w:kern w:val="0"/>
                <w:szCs w:val="20"/>
              </w:rPr>
            </w:pPr>
            <w:del w:id="1416" w:author="pluto" w:date="2026-08-25T16:44:12Z">
              <w:r>
                <w:rPr>
                  <w:kern w:val="0"/>
                  <w:szCs w:val="20"/>
                </w:rPr>
                <w:delText>28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17" w:author="pluto" w:date="2026-08-25T16:44:12Z"/>
                <w:kern w:val="0"/>
                <w:szCs w:val="20"/>
              </w:rPr>
            </w:pPr>
            <w:del w:id="1418" w:author="pluto" w:date="2026-08-25T16:44:12Z">
              <w:r>
                <w:rPr>
                  <w:kern w:val="0"/>
                  <w:szCs w:val="20"/>
                </w:rPr>
                <w:delText>PAY_PAYMENT_WINDOW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19" w:author="pluto" w:date="2026-08-25T16:44:12Z"/>
                <w:kern w:val="0"/>
                <w:szCs w:val="20"/>
              </w:rPr>
            </w:pPr>
            <w:del w:id="1420" w:author="pluto" w:date="2026-08-25T16:44:12Z">
              <w:r>
                <w:rPr>
                  <w:kern w:val="0"/>
                  <w:szCs w:val="20"/>
                </w:rPr>
                <w:delText>收费点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21" w:author="pluto" w:date="2026-08-25T16:44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22" w:author="pluto" w:date="2026-08-25T16:44:12Z"/>
                <w:kern w:val="0"/>
                <w:szCs w:val="20"/>
              </w:rPr>
            </w:pPr>
            <w:del w:id="1423" w:author="pluto" w:date="2026-08-25T16:44:12Z">
              <w:r>
                <w:rPr>
                  <w:kern w:val="0"/>
                  <w:szCs w:val="20"/>
                </w:rPr>
                <w:delText>29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24" w:author="pluto" w:date="2026-08-25T16:44:12Z"/>
                <w:kern w:val="0"/>
                <w:szCs w:val="20"/>
              </w:rPr>
            </w:pPr>
            <w:del w:id="1425" w:author="pluto" w:date="2026-08-25T16:44:12Z">
              <w:r>
                <w:rPr>
                  <w:kern w:val="0"/>
                  <w:szCs w:val="20"/>
                </w:rPr>
                <w:delText>PAY_PW_PERMISSION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26" w:author="pluto" w:date="2026-08-25T16:44:12Z"/>
                <w:kern w:val="0"/>
                <w:szCs w:val="20"/>
              </w:rPr>
            </w:pPr>
            <w:del w:id="1427" w:author="pluto" w:date="2026-08-25T16:44:12Z">
              <w:r>
                <w:rPr>
                  <w:kern w:val="0"/>
                  <w:szCs w:val="20"/>
                </w:rPr>
                <w:delText>收费点权限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28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29" w:author="pluto" w:date="2026-08-25T16:43:54Z"/>
                <w:kern w:val="0"/>
                <w:szCs w:val="20"/>
              </w:rPr>
            </w:pPr>
            <w:del w:id="1430" w:author="pluto" w:date="2026-08-25T16:43:54Z">
              <w:r>
                <w:rPr>
                  <w:kern w:val="0"/>
                  <w:szCs w:val="20"/>
                </w:rPr>
                <w:delText>30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31" w:author="pluto" w:date="2026-08-25T16:43:54Z"/>
                <w:kern w:val="0"/>
                <w:szCs w:val="20"/>
              </w:rPr>
            </w:pPr>
            <w:del w:id="1432" w:author="pluto" w:date="2026-08-25T16:43:54Z">
              <w:r>
                <w:rPr>
                  <w:kern w:val="0"/>
                  <w:szCs w:val="20"/>
                </w:rPr>
                <w:delText>PAY_SUBTOTAL_POS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33" w:author="pluto" w:date="2026-08-25T16:43:54Z"/>
                <w:kern w:val="0"/>
                <w:szCs w:val="20"/>
              </w:rPr>
            </w:pPr>
            <w:del w:id="1434" w:author="pluto" w:date="2026-08-25T16:43:54Z">
              <w:r>
                <w:rPr>
                  <w:kern w:val="0"/>
                  <w:szCs w:val="20"/>
                </w:rPr>
                <w:delText>POS交易记录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35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36" w:author="pluto" w:date="2026-08-25T16:43:54Z"/>
                <w:kern w:val="0"/>
                <w:szCs w:val="20"/>
              </w:rPr>
            </w:pPr>
            <w:del w:id="1437" w:author="pluto" w:date="2026-08-25T16:43:54Z">
              <w:r>
                <w:rPr>
                  <w:kern w:val="0"/>
                  <w:szCs w:val="20"/>
                </w:rPr>
                <w:delText>31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38" w:author="pluto" w:date="2026-08-25T16:43:54Z"/>
                <w:kern w:val="0"/>
                <w:szCs w:val="20"/>
              </w:rPr>
            </w:pPr>
            <w:del w:id="1439" w:author="pluto" w:date="2026-08-25T16:43:54Z">
              <w:r>
                <w:rPr>
                  <w:kern w:val="0"/>
                  <w:szCs w:val="20"/>
                </w:rPr>
                <w:delText>PAY_CHARGE_SETTING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40" w:author="pluto" w:date="2026-08-25T16:43:54Z"/>
                <w:kern w:val="0"/>
                <w:szCs w:val="20"/>
              </w:rPr>
            </w:pPr>
            <w:del w:id="1441" w:author="pluto" w:date="2026-08-25T16:43:54Z">
              <w:r>
                <w:rPr>
                  <w:kern w:val="0"/>
                  <w:szCs w:val="20"/>
                </w:rPr>
                <w:delText>柜台收费参数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42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43" w:author="pluto" w:date="2026-08-25T16:43:54Z"/>
                <w:kern w:val="0"/>
                <w:szCs w:val="20"/>
              </w:rPr>
            </w:pPr>
            <w:del w:id="1444" w:author="pluto" w:date="2026-08-25T16:43:54Z">
              <w:r>
                <w:rPr>
                  <w:kern w:val="0"/>
                  <w:szCs w:val="20"/>
                </w:rPr>
                <w:delText>32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45" w:author="pluto" w:date="2026-08-25T16:43:54Z"/>
                <w:kern w:val="0"/>
                <w:szCs w:val="20"/>
              </w:rPr>
            </w:pPr>
            <w:del w:id="1446" w:author="pluto" w:date="2026-08-25T16:43:54Z">
              <w:r>
                <w:rPr>
                  <w:kern w:val="0"/>
                  <w:szCs w:val="20"/>
                </w:rPr>
                <w:delText>TPI_CONFIG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47" w:author="pluto" w:date="2026-08-25T16:43:54Z"/>
                <w:kern w:val="0"/>
                <w:szCs w:val="20"/>
              </w:rPr>
            </w:pPr>
            <w:del w:id="1448" w:author="pluto" w:date="2026-08-25T16:43:54Z">
              <w:r>
                <w:rPr>
                  <w:kern w:val="0"/>
                  <w:szCs w:val="20"/>
                </w:rPr>
                <w:delText>业务配置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49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50" w:author="pluto" w:date="2026-08-25T16:43:54Z"/>
                <w:kern w:val="0"/>
                <w:szCs w:val="20"/>
              </w:rPr>
            </w:pPr>
            <w:del w:id="1451" w:author="pluto" w:date="2026-08-25T16:43:54Z">
              <w:r>
                <w:rPr>
                  <w:kern w:val="0"/>
                  <w:szCs w:val="20"/>
                </w:rPr>
                <w:delText>33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52" w:author="pluto" w:date="2026-08-25T16:43:54Z"/>
                <w:kern w:val="0"/>
                <w:szCs w:val="20"/>
              </w:rPr>
            </w:pPr>
            <w:del w:id="1453" w:author="pluto" w:date="2026-08-25T16:43:54Z">
              <w:r>
                <w:rPr>
                  <w:kern w:val="0"/>
                  <w:szCs w:val="20"/>
                </w:rPr>
                <w:delText>TPI_CONFIG_DETAIL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54" w:author="pluto" w:date="2026-08-25T16:43:54Z"/>
                <w:kern w:val="0"/>
                <w:szCs w:val="20"/>
              </w:rPr>
            </w:pPr>
            <w:del w:id="1455" w:author="pluto" w:date="2026-08-25T16:43:54Z">
              <w:r>
                <w:rPr>
                  <w:kern w:val="0"/>
                  <w:szCs w:val="20"/>
                </w:rPr>
                <w:delText>业务文件配置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56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57" w:author="pluto" w:date="2026-08-25T16:43:54Z"/>
                <w:kern w:val="0"/>
                <w:szCs w:val="20"/>
              </w:rPr>
            </w:pPr>
            <w:del w:id="1458" w:author="pluto" w:date="2026-08-25T16:43:54Z">
              <w:r>
                <w:rPr>
                  <w:kern w:val="0"/>
                  <w:szCs w:val="20"/>
                </w:rPr>
                <w:delText>34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59" w:author="pluto" w:date="2026-08-25T16:43:54Z"/>
                <w:kern w:val="0"/>
                <w:szCs w:val="20"/>
              </w:rPr>
            </w:pPr>
            <w:del w:id="1460" w:author="pluto" w:date="2026-08-25T16:43:54Z">
              <w:r>
                <w:rPr>
                  <w:kern w:val="0"/>
                  <w:szCs w:val="20"/>
                </w:rPr>
                <w:delText>TPI_CHARGE_LOG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61" w:author="pluto" w:date="2026-08-25T16:43:54Z"/>
                <w:kern w:val="0"/>
                <w:szCs w:val="20"/>
              </w:rPr>
            </w:pPr>
            <w:del w:id="1462" w:author="pluto" w:date="2026-08-25T16:43:54Z">
              <w:r>
                <w:rPr>
                  <w:kern w:val="0"/>
                  <w:szCs w:val="20"/>
                </w:rPr>
                <w:delText>交易日志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63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64" w:author="pluto" w:date="2026-08-25T16:43:54Z"/>
                <w:kern w:val="0"/>
                <w:szCs w:val="20"/>
              </w:rPr>
            </w:pPr>
            <w:del w:id="1465" w:author="pluto" w:date="2026-08-25T16:43:54Z">
              <w:r>
                <w:rPr>
                  <w:kern w:val="0"/>
                  <w:szCs w:val="20"/>
                </w:rPr>
                <w:delText>35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66" w:author="pluto" w:date="2026-08-25T16:43:54Z"/>
                <w:kern w:val="0"/>
                <w:szCs w:val="20"/>
              </w:rPr>
            </w:pPr>
            <w:del w:id="1467" w:author="pluto" w:date="2026-08-25T16:43:54Z">
              <w:r>
                <w:rPr>
                  <w:kern w:val="0"/>
                  <w:szCs w:val="20"/>
                </w:rPr>
                <w:delText>PAY_SUBTOTAL_THIRD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68" w:author="pluto" w:date="2026-08-25T16:43:54Z"/>
                <w:kern w:val="0"/>
                <w:szCs w:val="20"/>
              </w:rPr>
            </w:pPr>
            <w:del w:id="1469" w:author="pluto" w:date="2026-08-25T16:43:54Z">
              <w:r>
                <w:rPr>
                  <w:kern w:val="0"/>
                  <w:szCs w:val="20"/>
                </w:rPr>
                <w:delText>当面付第三方记录表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70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71" w:author="pluto" w:date="2026-08-25T16:43:54Z"/>
                <w:kern w:val="0"/>
                <w:szCs w:val="20"/>
              </w:rPr>
            </w:pPr>
            <w:del w:id="1472" w:author="pluto" w:date="2026-08-25T16:43:54Z">
              <w:r>
                <w:rPr>
                  <w:kern w:val="0"/>
                  <w:szCs w:val="20"/>
                </w:rPr>
                <w:delText>36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73" w:author="pluto" w:date="2026-08-25T16:43:54Z"/>
                <w:kern w:val="0"/>
                <w:szCs w:val="20"/>
              </w:rPr>
            </w:pPr>
            <w:del w:id="1474" w:author="pluto" w:date="2026-08-25T16:43:54Z">
              <w:r>
                <w:rPr>
                  <w:kern w:val="0"/>
                  <w:szCs w:val="20"/>
                </w:rPr>
                <w:delText>PAY_VERIFICATION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75" w:author="pluto" w:date="2026-08-25T16:43:54Z"/>
                <w:kern w:val="0"/>
                <w:szCs w:val="20"/>
              </w:rPr>
            </w:pPr>
            <w:del w:id="1476" w:author="pluto" w:date="2026-08-25T16:43:54Z">
              <w:r>
                <w:rPr>
                  <w:kern w:val="0"/>
                  <w:szCs w:val="20"/>
                </w:rPr>
                <w:delText>核销传票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77" w:author="pluto" w:date="2026-08-25T16:43:5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78" w:author="pluto" w:date="2026-08-25T16:43:54Z"/>
                <w:kern w:val="0"/>
                <w:szCs w:val="20"/>
              </w:rPr>
            </w:pPr>
            <w:del w:id="1479" w:author="pluto" w:date="2026-08-25T16:43:54Z">
              <w:r>
                <w:rPr>
                  <w:kern w:val="0"/>
                  <w:szCs w:val="20"/>
                </w:rPr>
                <w:delText>37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80" w:author="pluto" w:date="2026-08-25T16:43:54Z"/>
                <w:kern w:val="0"/>
                <w:szCs w:val="20"/>
              </w:rPr>
            </w:pPr>
            <w:del w:id="1481" w:author="pluto" w:date="2026-08-25T16:43:54Z">
              <w:r>
                <w:rPr>
                  <w:kern w:val="0"/>
                  <w:szCs w:val="20"/>
                </w:rPr>
                <w:delText>PAY_VERIFICATION_RELATION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82" w:author="pluto" w:date="2026-08-25T16:43:54Z"/>
                <w:kern w:val="0"/>
                <w:szCs w:val="20"/>
              </w:rPr>
            </w:pPr>
            <w:del w:id="1483" w:author="pluto" w:date="2026-08-25T16:43:54Z">
              <w:r>
                <w:rPr>
                  <w:kern w:val="0"/>
                  <w:szCs w:val="20"/>
                </w:rPr>
                <w:delText>核销记录</w:delText>
              </w:r>
            </w:del>
          </w:p>
        </w:tc>
      </w:tr>
    </w:tbl>
    <w:p>
      <w:pPr>
        <w:pStyle w:val="4"/>
        <w:rPr>
          <w:del w:id="1484" w:author="pluto" w:date="2026-08-25T16:44:23Z"/>
          <w:rFonts w:hint="eastAsia"/>
        </w:rPr>
      </w:pPr>
      <w:del w:id="1485" w:author="pluto" w:date="2026-08-25T16:44:23Z">
        <w:bookmarkStart w:id="14" w:name="_Toc17188"/>
        <w:r>
          <w:rPr>
            <w:kern w:val="0"/>
            <w:szCs w:val="20"/>
          </w:rPr>
          <w:delText>CM_FAMILY_CONTRACT人口数变更日志</w:delText>
        </w:r>
      </w:del>
      <w:del w:id="1486" w:author="pluto" w:date="2026-08-25T16:44:23Z">
        <w:r>
          <w:rPr>
            <w:rFonts w:hint="eastAsia"/>
          </w:rPr>
          <w:delText>违章用水信息</w:delText>
        </w:r>
        <w:bookmarkEnd w:id="14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87" w:author="pluto" w:date="2026-08-25T16:44:2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88" w:author="pluto" w:date="2026-08-25T16:44:23Z"/>
                <w:b/>
                <w:bCs/>
                <w:kern w:val="0"/>
                <w:szCs w:val="20"/>
              </w:rPr>
            </w:pPr>
            <w:del w:id="1489" w:author="pluto" w:date="2026-08-25T16:44:23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90" w:author="pluto" w:date="2026-08-25T16:44:23Z"/>
                <w:b/>
                <w:bCs/>
                <w:kern w:val="0"/>
                <w:szCs w:val="20"/>
              </w:rPr>
            </w:pPr>
            <w:del w:id="1491" w:author="pluto" w:date="2026-08-25T16:44:23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92" w:author="pluto" w:date="2026-08-25T16:44:23Z"/>
                <w:b/>
                <w:bCs/>
                <w:kern w:val="0"/>
                <w:szCs w:val="20"/>
              </w:rPr>
            </w:pPr>
            <w:del w:id="1493" w:author="pluto" w:date="2026-08-25T16:44:23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494" w:author="pluto" w:date="2026-08-25T16:44:2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495" w:author="pluto" w:date="2026-08-25T16:44:23Z"/>
                <w:kern w:val="0"/>
                <w:szCs w:val="20"/>
              </w:rPr>
            </w:pPr>
            <w:del w:id="1496" w:author="pluto" w:date="2026-08-25T16:44:23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497" w:author="pluto" w:date="2026-08-25T16:44:23Z"/>
                <w:kern w:val="0"/>
                <w:szCs w:val="20"/>
              </w:rPr>
            </w:pPr>
            <w:del w:id="1498" w:author="pluto" w:date="2026-08-25T16:44:23Z">
              <w:r>
                <w:rPr>
                  <w:kern w:val="0"/>
                  <w:szCs w:val="20"/>
                </w:rPr>
                <w:delText>ACP_DUPLICATION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499" w:author="pluto" w:date="2026-08-25T16:44:23Z"/>
                <w:kern w:val="0"/>
                <w:szCs w:val="20"/>
              </w:rPr>
            </w:pPr>
            <w:del w:id="1500" w:author="pluto" w:date="2026-08-25T16:44:23Z">
              <w:r>
                <w:rPr>
                  <w:kern w:val="0"/>
                  <w:szCs w:val="20"/>
                </w:rPr>
                <w:delText>待处理-重笔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01" w:author="pluto" w:date="2026-08-25T16:44:2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02" w:author="pluto" w:date="2026-08-25T16:44:23Z"/>
                <w:kern w:val="0"/>
                <w:szCs w:val="20"/>
              </w:rPr>
            </w:pPr>
            <w:del w:id="1503" w:author="pluto" w:date="2026-08-25T16:44:2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04" w:author="pluto" w:date="2026-08-25T16:44:23Z"/>
                <w:kern w:val="0"/>
                <w:szCs w:val="20"/>
              </w:rPr>
            </w:pPr>
            <w:del w:id="1505" w:author="pluto" w:date="2026-08-25T16:44:23Z">
              <w:r>
                <w:rPr>
                  <w:kern w:val="0"/>
                  <w:szCs w:val="20"/>
                </w:rPr>
                <w:delText>ACP_UNKNOWN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06" w:author="pluto" w:date="2026-08-25T16:44:23Z"/>
                <w:kern w:val="0"/>
                <w:szCs w:val="20"/>
              </w:rPr>
            </w:pPr>
            <w:del w:id="1507" w:author="pluto" w:date="2026-08-25T16:44:23Z">
              <w:r>
                <w:rPr>
                  <w:kern w:val="0"/>
                  <w:szCs w:val="20"/>
                </w:rPr>
                <w:delText>待处理-疑难</w:delText>
              </w:r>
            </w:del>
          </w:p>
        </w:tc>
      </w:tr>
    </w:tbl>
    <w:p>
      <w:pPr>
        <w:pStyle w:val="4"/>
        <w:rPr>
          <w:del w:id="1508" w:author="pluto" w:date="2026-08-25T16:54:13Z"/>
          <w:rFonts w:hint="eastAsia"/>
        </w:rPr>
      </w:pPr>
      <w:del w:id="1509" w:author="pluto" w:date="2026-08-25T16:54:13Z">
        <w:bookmarkStart w:id="15" w:name="_Toc5186"/>
        <w:r>
          <w:rPr>
            <w:rFonts w:hint="eastAsia"/>
          </w:rPr>
          <w:delText>表务工程信息</w:delText>
        </w:r>
        <w:bookmarkEnd w:id="15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10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11" w:author="pluto" w:date="2026-08-25T16:54:13Z"/>
                <w:b/>
                <w:bCs/>
                <w:kern w:val="0"/>
                <w:szCs w:val="20"/>
              </w:rPr>
            </w:pPr>
            <w:del w:id="1512" w:author="pluto" w:date="2026-08-25T16:54:13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13" w:author="pluto" w:date="2026-08-25T16:54:13Z"/>
                <w:b/>
                <w:bCs/>
                <w:kern w:val="0"/>
                <w:szCs w:val="20"/>
              </w:rPr>
            </w:pPr>
            <w:del w:id="1514" w:author="pluto" w:date="2026-08-25T16:54:13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15" w:author="pluto" w:date="2026-08-25T16:54:13Z"/>
                <w:b/>
                <w:bCs/>
                <w:kern w:val="0"/>
                <w:szCs w:val="20"/>
              </w:rPr>
            </w:pPr>
            <w:del w:id="1516" w:author="pluto" w:date="2026-08-25T16:54:13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17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18" w:author="pluto" w:date="2026-08-25T16:54:13Z"/>
                <w:kern w:val="0"/>
                <w:szCs w:val="20"/>
              </w:rPr>
            </w:pPr>
            <w:del w:id="1519" w:author="pluto" w:date="2026-08-25T16:54:13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20" w:author="pluto" w:date="2026-08-25T16:54:13Z"/>
                <w:kern w:val="0"/>
                <w:szCs w:val="20"/>
              </w:rPr>
            </w:pPr>
            <w:del w:id="1521" w:author="pluto" w:date="2026-08-25T16:54:13Z">
              <w:r>
                <w:rPr>
                  <w:kern w:val="0"/>
                  <w:szCs w:val="20"/>
                </w:rPr>
                <w:delText>BM_REPLACE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22" w:author="pluto" w:date="2026-08-25T16:54:13Z"/>
                <w:kern w:val="0"/>
                <w:szCs w:val="20"/>
              </w:rPr>
            </w:pPr>
            <w:del w:id="1523" w:author="pluto" w:date="2026-08-25T16:54:13Z">
              <w:r>
                <w:rPr>
                  <w:kern w:val="0"/>
                  <w:szCs w:val="20"/>
                </w:rPr>
                <w:delText>工单-换表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24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25" w:author="pluto" w:date="2026-08-25T16:54:13Z"/>
                <w:kern w:val="0"/>
                <w:szCs w:val="20"/>
              </w:rPr>
            </w:pPr>
            <w:del w:id="1526" w:author="pluto" w:date="2026-08-25T16:54:1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27" w:author="pluto" w:date="2026-08-25T16:54:13Z"/>
                <w:kern w:val="0"/>
                <w:szCs w:val="20"/>
              </w:rPr>
            </w:pPr>
            <w:del w:id="1528" w:author="pluto" w:date="2026-08-25T16:54:13Z">
              <w:r>
                <w:rPr>
                  <w:kern w:val="0"/>
                  <w:szCs w:val="20"/>
                </w:rPr>
                <w:delText>BM_CHECK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29" w:author="pluto" w:date="2026-08-25T16:54:13Z"/>
                <w:kern w:val="0"/>
                <w:szCs w:val="20"/>
              </w:rPr>
            </w:pPr>
            <w:del w:id="1530" w:author="pluto" w:date="2026-08-25T16:54:13Z">
              <w:r>
                <w:rPr>
                  <w:kern w:val="0"/>
                  <w:szCs w:val="20"/>
                </w:rPr>
                <w:delText>工单-校表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31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32" w:author="pluto" w:date="2026-08-25T16:54:13Z"/>
                <w:kern w:val="0"/>
                <w:szCs w:val="20"/>
              </w:rPr>
            </w:pPr>
            <w:del w:id="1533" w:author="pluto" w:date="2026-08-25T16:54:13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34" w:author="pluto" w:date="2026-08-25T16:54:13Z"/>
                <w:kern w:val="0"/>
                <w:szCs w:val="20"/>
              </w:rPr>
            </w:pPr>
            <w:del w:id="1535" w:author="pluto" w:date="2026-08-25T16:54:13Z">
              <w:r>
                <w:rPr>
                  <w:kern w:val="0"/>
                  <w:szCs w:val="20"/>
                </w:rPr>
                <w:delText>MW_METERPAIR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36" w:author="pluto" w:date="2026-08-25T16:54:13Z"/>
                <w:kern w:val="0"/>
                <w:szCs w:val="20"/>
              </w:rPr>
            </w:pPr>
            <w:del w:id="1537" w:author="pluto" w:date="2026-08-25T16:54:13Z">
              <w:r>
                <w:rPr>
                  <w:kern w:val="0"/>
                  <w:szCs w:val="20"/>
                </w:rPr>
                <w:delText>配表单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38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39" w:author="pluto" w:date="2026-08-25T16:54:13Z"/>
                <w:kern w:val="0"/>
                <w:szCs w:val="20"/>
              </w:rPr>
            </w:pPr>
            <w:del w:id="1540" w:author="pluto" w:date="2026-08-25T16:54:13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41" w:author="pluto" w:date="2026-08-25T16:54:13Z"/>
                <w:kern w:val="0"/>
                <w:szCs w:val="20"/>
              </w:rPr>
            </w:pPr>
            <w:del w:id="1542" w:author="pluto" w:date="2026-08-25T16:54:13Z">
              <w:r>
                <w:rPr>
                  <w:kern w:val="0"/>
                  <w:szCs w:val="20"/>
                </w:rPr>
                <w:delText>MW_WORK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43" w:author="pluto" w:date="2026-08-25T16:54:13Z"/>
                <w:kern w:val="0"/>
                <w:szCs w:val="20"/>
              </w:rPr>
            </w:pPr>
            <w:del w:id="1544" w:author="pluto" w:date="2026-08-25T16:54:13Z">
              <w:r>
                <w:rPr>
                  <w:kern w:val="0"/>
                  <w:szCs w:val="20"/>
                </w:rPr>
                <w:delText>表务工单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45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46" w:author="pluto" w:date="2026-08-25T16:54:13Z"/>
                <w:kern w:val="0"/>
                <w:szCs w:val="20"/>
              </w:rPr>
            </w:pPr>
            <w:del w:id="1547" w:author="pluto" w:date="2026-08-25T16:54:13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48" w:author="pluto" w:date="2026-08-25T16:54:13Z"/>
                <w:kern w:val="0"/>
                <w:szCs w:val="20"/>
              </w:rPr>
            </w:pPr>
            <w:del w:id="1549" w:author="pluto" w:date="2026-08-25T16:54:13Z">
              <w:r>
                <w:rPr>
                  <w:kern w:val="0"/>
                  <w:szCs w:val="20"/>
                </w:rPr>
                <w:delText>pr_mw_create_install_work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50" w:author="pluto" w:date="2026-08-25T16:54:13Z"/>
                <w:kern w:val="0"/>
                <w:szCs w:val="20"/>
              </w:rPr>
            </w:pPr>
            <w:del w:id="1551" w:author="pluto" w:date="2026-08-25T16:54:13Z">
              <w:r>
                <w:rPr>
                  <w:kern w:val="0"/>
                  <w:szCs w:val="20"/>
                </w:rPr>
                <w:delText>水表安装接口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52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53" w:author="pluto" w:date="2026-08-25T16:54:13Z"/>
                <w:kern w:val="0"/>
                <w:szCs w:val="20"/>
              </w:rPr>
            </w:pPr>
            <w:del w:id="1554" w:author="pluto" w:date="2026-08-25T16:54:13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55" w:author="pluto" w:date="2026-08-25T16:54:13Z"/>
                <w:kern w:val="0"/>
                <w:szCs w:val="20"/>
              </w:rPr>
            </w:pPr>
            <w:del w:id="1556" w:author="pluto" w:date="2026-08-25T16:54:13Z">
              <w:r>
                <w:rPr>
                  <w:kern w:val="0"/>
                  <w:szCs w:val="20"/>
                </w:rPr>
                <w:delText>pr_mw_create_offline_work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57" w:author="pluto" w:date="2026-08-25T16:54:13Z"/>
                <w:kern w:val="0"/>
                <w:szCs w:val="20"/>
              </w:rPr>
            </w:pPr>
            <w:del w:id="1558" w:author="pluto" w:date="2026-08-25T16:54:13Z">
              <w:r>
                <w:rPr>
                  <w:kern w:val="0"/>
                  <w:szCs w:val="20"/>
                </w:rPr>
                <w:delText>水表下线接口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1559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60" w:author="pluto" w:date="2026-08-25T16:54:13Z"/>
                <w:kern w:val="0"/>
                <w:szCs w:val="20"/>
              </w:rPr>
            </w:pPr>
            <w:del w:id="1561" w:author="pluto" w:date="2026-08-25T16:54:13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62" w:author="pluto" w:date="2026-08-25T16:54:13Z"/>
                <w:kern w:val="0"/>
                <w:szCs w:val="20"/>
              </w:rPr>
            </w:pPr>
            <w:del w:id="1563" w:author="pluto" w:date="2026-08-25T16:54:13Z">
              <w:r>
                <w:rPr>
                  <w:kern w:val="0"/>
                  <w:szCs w:val="20"/>
                </w:rPr>
                <w:delText>pr_mw_create_online_work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64" w:author="pluto" w:date="2026-08-25T16:54:13Z"/>
                <w:kern w:val="0"/>
                <w:szCs w:val="20"/>
              </w:rPr>
            </w:pPr>
            <w:del w:id="1565" w:author="pluto" w:date="2026-08-25T16:54:13Z">
              <w:r>
                <w:rPr>
                  <w:kern w:val="0"/>
                  <w:szCs w:val="20"/>
                </w:rPr>
                <w:delText>水表上线接口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66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67" w:author="pluto" w:date="2026-08-25T16:54:13Z"/>
                <w:kern w:val="0"/>
                <w:szCs w:val="20"/>
              </w:rPr>
            </w:pPr>
            <w:del w:id="1568" w:author="pluto" w:date="2026-08-25T16:54:13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69" w:author="pluto" w:date="2026-08-25T16:54:13Z"/>
                <w:kern w:val="0"/>
                <w:szCs w:val="20"/>
              </w:rPr>
            </w:pPr>
            <w:del w:id="1570" w:author="pluto" w:date="2026-08-25T16:54:13Z">
              <w:r>
                <w:rPr>
                  <w:kern w:val="0"/>
                  <w:szCs w:val="20"/>
                </w:rPr>
                <w:delText>pr_mw_create_replace_work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71" w:author="pluto" w:date="2026-08-25T16:54:13Z"/>
                <w:kern w:val="0"/>
                <w:szCs w:val="20"/>
              </w:rPr>
            </w:pPr>
            <w:del w:id="1572" w:author="pluto" w:date="2026-08-25T16:54:13Z">
              <w:r>
                <w:rPr>
                  <w:kern w:val="0"/>
                  <w:szCs w:val="20"/>
                </w:rPr>
                <w:delText>新增换表工单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73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74" w:author="pluto" w:date="2026-08-25T16:54:13Z"/>
                <w:kern w:val="0"/>
                <w:szCs w:val="20"/>
              </w:rPr>
            </w:pPr>
            <w:del w:id="1575" w:author="pluto" w:date="2026-08-25T16:54:13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76" w:author="pluto" w:date="2026-08-25T16:54:13Z"/>
                <w:kern w:val="0"/>
                <w:szCs w:val="20"/>
              </w:rPr>
            </w:pPr>
            <w:del w:id="1577" w:author="pluto" w:date="2026-08-25T16:54:13Z">
              <w:r>
                <w:rPr>
                  <w:kern w:val="0"/>
                  <w:szCs w:val="20"/>
                </w:rPr>
                <w:delText>pr_mw_get_request_meter_by_workid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78" w:author="pluto" w:date="2026-08-25T16:54:13Z"/>
                <w:kern w:val="0"/>
                <w:szCs w:val="20"/>
              </w:rPr>
            </w:pPr>
            <w:del w:id="1579" w:author="pluto" w:date="2026-08-25T16:54:13Z">
              <w:r>
                <w:rPr>
                  <w:kern w:val="0"/>
                  <w:szCs w:val="20"/>
                </w:rPr>
                <w:delText>根据工程编号获取领用水表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80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81" w:author="pluto" w:date="2026-08-25T16:54:13Z"/>
                <w:kern w:val="0"/>
                <w:szCs w:val="20"/>
              </w:rPr>
            </w:pPr>
            <w:del w:id="1582" w:author="pluto" w:date="2026-08-25T16:54:13Z">
              <w:r>
                <w:rPr>
                  <w:kern w:val="0"/>
                  <w:szCs w:val="20"/>
                </w:rPr>
                <w:delText>10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83" w:author="pluto" w:date="2026-08-25T16:54:13Z"/>
                <w:kern w:val="0"/>
                <w:szCs w:val="20"/>
              </w:rPr>
            </w:pPr>
            <w:del w:id="1584" w:author="pluto" w:date="2026-08-25T16:54:13Z">
              <w:r>
                <w:rPr>
                  <w:kern w:val="0"/>
                  <w:szCs w:val="20"/>
                </w:rPr>
                <w:delText>pr_mw_get_request_meterinfo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85" w:author="pluto" w:date="2026-08-25T16:54:13Z"/>
                <w:kern w:val="0"/>
                <w:szCs w:val="20"/>
              </w:rPr>
            </w:pPr>
            <w:del w:id="1586" w:author="pluto" w:date="2026-08-25T16:54:13Z">
              <w:r>
                <w:rPr>
                  <w:kern w:val="0"/>
                  <w:szCs w:val="20"/>
                </w:rPr>
                <w:delText>查询单条领用水表信息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1587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88" w:author="pluto" w:date="2026-08-25T16:54:13Z"/>
                <w:kern w:val="0"/>
                <w:szCs w:val="20"/>
              </w:rPr>
            </w:pPr>
            <w:del w:id="1589" w:author="pluto" w:date="2026-08-25T16:54:13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90" w:author="pluto" w:date="2026-08-25T16:54:13Z"/>
                <w:kern w:val="0"/>
                <w:szCs w:val="20"/>
              </w:rPr>
            </w:pPr>
            <w:del w:id="1591" w:author="pluto" w:date="2026-08-25T16:54:13Z">
              <w:r>
                <w:rPr>
                  <w:kern w:val="0"/>
                  <w:szCs w:val="20"/>
                </w:rPr>
                <w:delText>CM_CUSTOMERBIND_RECORD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92" w:author="pluto" w:date="2026-08-25T16:54:13Z"/>
                <w:kern w:val="0"/>
                <w:szCs w:val="20"/>
              </w:rPr>
            </w:pPr>
            <w:del w:id="1593" w:author="pluto" w:date="2026-08-25T16:54:13Z">
              <w:r>
                <w:rPr>
                  <w:kern w:val="0"/>
                  <w:szCs w:val="20"/>
                </w:rPr>
                <w:delText>客户绑定记录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594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595" w:author="pluto" w:date="2026-08-25T16:54:13Z"/>
                <w:kern w:val="0"/>
                <w:szCs w:val="20"/>
              </w:rPr>
            </w:pPr>
            <w:del w:id="1596" w:author="pluto" w:date="2026-08-25T16:54:13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597" w:author="pluto" w:date="2026-08-25T16:54:13Z"/>
                <w:kern w:val="0"/>
                <w:szCs w:val="20"/>
              </w:rPr>
            </w:pPr>
            <w:del w:id="1598" w:author="pluto" w:date="2026-08-25T16:54:13Z">
              <w:r>
                <w:rPr>
                  <w:kern w:val="0"/>
                  <w:szCs w:val="20"/>
                </w:rPr>
                <w:delText>CM_SMARTCARD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599" w:author="pluto" w:date="2026-08-25T16:54:13Z"/>
                <w:kern w:val="0"/>
                <w:szCs w:val="20"/>
              </w:rPr>
            </w:pPr>
            <w:del w:id="1600" w:author="pluto" w:date="2026-08-25T16:54:13Z">
              <w:r>
                <w:rPr>
                  <w:kern w:val="0"/>
                  <w:szCs w:val="20"/>
                </w:rPr>
                <w:delText>IC卡主表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01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02" w:author="pluto" w:date="2026-08-25T16:54:13Z"/>
                <w:kern w:val="0"/>
                <w:szCs w:val="20"/>
              </w:rPr>
            </w:pPr>
            <w:del w:id="1603" w:author="pluto" w:date="2026-08-25T16:54:13Z">
              <w:r>
                <w:rPr>
                  <w:kern w:val="0"/>
                  <w:szCs w:val="20"/>
                </w:rPr>
                <w:delText>13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04" w:author="pluto" w:date="2026-08-25T16:54:13Z"/>
                <w:kern w:val="0"/>
                <w:szCs w:val="20"/>
              </w:rPr>
            </w:pPr>
            <w:del w:id="1605" w:author="pluto" w:date="2026-08-25T16:54:13Z">
              <w:r>
                <w:rPr>
                  <w:kern w:val="0"/>
                  <w:szCs w:val="20"/>
                </w:rPr>
                <w:delText>CM_SMARTCARD_LOG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06" w:author="pluto" w:date="2026-08-25T16:54:13Z"/>
                <w:kern w:val="0"/>
                <w:szCs w:val="20"/>
              </w:rPr>
            </w:pPr>
            <w:del w:id="1607" w:author="pluto" w:date="2026-08-25T16:54:13Z">
              <w:r>
                <w:rPr>
                  <w:kern w:val="0"/>
                  <w:szCs w:val="20"/>
                </w:rPr>
                <w:delText>IC卡充退表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08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09" w:author="pluto" w:date="2026-08-25T16:54:13Z"/>
                <w:kern w:val="0"/>
                <w:szCs w:val="20"/>
              </w:rPr>
            </w:pPr>
            <w:del w:id="1610" w:author="pluto" w:date="2026-08-25T16:54:13Z">
              <w:r>
                <w:rPr>
                  <w:kern w:val="0"/>
                  <w:szCs w:val="20"/>
                </w:rPr>
                <w:delText>14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11" w:author="pluto" w:date="2026-08-25T16:54:13Z"/>
                <w:kern w:val="0"/>
                <w:szCs w:val="20"/>
              </w:rPr>
            </w:pPr>
            <w:del w:id="1612" w:author="pluto" w:date="2026-08-25T16:54:13Z">
              <w:r>
                <w:rPr>
                  <w:kern w:val="0"/>
                  <w:szCs w:val="20"/>
                </w:rPr>
                <w:delText>CM_SMARTCARD_LOG_DETAIL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13" w:author="pluto" w:date="2026-08-25T16:54:13Z"/>
                <w:kern w:val="0"/>
                <w:szCs w:val="20"/>
              </w:rPr>
            </w:pPr>
            <w:del w:id="1614" w:author="pluto" w:date="2026-08-25T16:54:13Z">
              <w:r>
                <w:rPr>
                  <w:kern w:val="0"/>
                  <w:szCs w:val="20"/>
                </w:rPr>
                <w:delText>IC卡充退帐明细表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1615" w:author="pluto" w:date="2026-08-25T16:54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16" w:author="pluto" w:date="2026-08-25T16:54:13Z"/>
                <w:kern w:val="0"/>
                <w:szCs w:val="20"/>
              </w:rPr>
            </w:pPr>
            <w:del w:id="1617" w:author="pluto" w:date="2026-08-25T16:54:13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18" w:author="pluto" w:date="2026-08-25T16:54:13Z"/>
                <w:kern w:val="0"/>
                <w:szCs w:val="20"/>
              </w:rPr>
            </w:pPr>
            <w:del w:id="1619" w:author="pluto" w:date="2026-08-25T16:54:13Z">
              <w:r>
                <w:rPr>
                  <w:kern w:val="0"/>
                  <w:szCs w:val="20"/>
                </w:rPr>
                <w:delText>PAY_SUBTOTAL_SMARTCARD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20" w:author="pluto" w:date="2026-08-25T16:54:13Z"/>
                <w:kern w:val="0"/>
                <w:szCs w:val="20"/>
              </w:rPr>
            </w:pPr>
            <w:del w:id="1621" w:author="pluto" w:date="2026-08-25T16:54:13Z">
              <w:r>
                <w:rPr>
                  <w:kern w:val="0"/>
                  <w:szCs w:val="20"/>
                </w:rPr>
                <w:delText>IC卡小计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22" w:author="pluto" w:date="2026-08-25T16:53:5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23" w:author="pluto" w:date="2026-08-25T16:53:58Z"/>
                <w:kern w:val="0"/>
                <w:szCs w:val="20"/>
              </w:rPr>
            </w:pPr>
            <w:del w:id="1624" w:author="pluto" w:date="2026-08-25T16:53:58Z">
              <w:r>
                <w:rPr>
                  <w:kern w:val="0"/>
                  <w:szCs w:val="20"/>
                </w:rPr>
                <w:delText>16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25" w:author="pluto" w:date="2026-08-25T16:53:58Z"/>
                <w:kern w:val="0"/>
                <w:szCs w:val="20"/>
              </w:rPr>
            </w:pPr>
            <w:del w:id="1626" w:author="pluto" w:date="2026-08-25T16:53:58Z">
              <w:r>
                <w:rPr>
                  <w:kern w:val="0"/>
                  <w:szCs w:val="20"/>
                </w:rPr>
                <w:delText>CM_SMARTCARD_EXTRA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27" w:author="pluto" w:date="2026-08-25T16:53:58Z"/>
                <w:kern w:val="0"/>
                <w:szCs w:val="20"/>
              </w:rPr>
            </w:pPr>
            <w:del w:id="1628" w:author="pluto" w:date="2026-08-25T16:53:58Z">
              <w:r>
                <w:rPr>
                  <w:kern w:val="0"/>
                  <w:szCs w:val="20"/>
                </w:rPr>
                <w:delText>IC卡表单配置表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29" w:author="pluto" w:date="2026-08-25T16:53:5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30" w:author="pluto" w:date="2026-08-25T16:53:58Z"/>
                <w:kern w:val="0"/>
                <w:szCs w:val="20"/>
              </w:rPr>
            </w:pPr>
            <w:del w:id="1631" w:author="pluto" w:date="2026-08-25T16:53:58Z">
              <w:r>
                <w:rPr>
                  <w:kern w:val="0"/>
                  <w:szCs w:val="20"/>
                </w:rPr>
                <w:delText>17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32" w:author="pluto" w:date="2026-08-25T16:53:58Z"/>
                <w:kern w:val="0"/>
                <w:szCs w:val="20"/>
              </w:rPr>
            </w:pPr>
            <w:del w:id="1633" w:author="pluto" w:date="2026-08-25T16:53:58Z">
              <w:r>
                <w:rPr>
                  <w:kern w:val="0"/>
                  <w:szCs w:val="20"/>
                </w:rPr>
                <w:delText>CM_METERCARDS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34" w:author="pluto" w:date="2026-08-25T16:53:58Z"/>
                <w:kern w:val="0"/>
                <w:szCs w:val="20"/>
              </w:rPr>
            </w:pPr>
            <w:del w:id="1635" w:author="pluto" w:date="2026-08-25T16:53:58Z">
              <w:r>
                <w:rPr>
                  <w:kern w:val="0"/>
                  <w:szCs w:val="20"/>
                </w:rPr>
                <w:delText>表卡信息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36" w:author="pluto" w:date="2026-08-25T16:53:5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37" w:author="pluto" w:date="2026-08-25T16:53:58Z"/>
                <w:kern w:val="0"/>
                <w:szCs w:val="20"/>
              </w:rPr>
            </w:pPr>
            <w:del w:id="1638" w:author="pluto" w:date="2026-08-25T16:53:58Z">
              <w:r>
                <w:rPr>
                  <w:kern w:val="0"/>
                  <w:szCs w:val="20"/>
                </w:rPr>
                <w:delText>18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39" w:author="pluto" w:date="2026-08-25T16:53:58Z"/>
                <w:kern w:val="0"/>
                <w:szCs w:val="20"/>
              </w:rPr>
            </w:pPr>
            <w:del w:id="1640" w:author="pluto" w:date="2026-08-25T16:53:58Z">
              <w:r>
                <w:rPr>
                  <w:kern w:val="0"/>
                  <w:szCs w:val="20"/>
                </w:rPr>
                <w:delText>CM_CARDS_EXTRA_SETTING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41" w:author="pluto" w:date="2026-08-25T16:53:58Z"/>
                <w:kern w:val="0"/>
                <w:szCs w:val="20"/>
              </w:rPr>
            </w:pPr>
            <w:del w:id="1642" w:author="pluto" w:date="2026-08-25T16:53:58Z">
              <w:r>
                <w:rPr>
                  <w:kern w:val="0"/>
                  <w:szCs w:val="20"/>
                </w:rPr>
                <w:delText>表卡扩展设置表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43" w:author="pluto" w:date="2026-08-25T16:53:5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44" w:author="pluto" w:date="2026-08-25T16:53:58Z"/>
                <w:kern w:val="0"/>
                <w:szCs w:val="20"/>
              </w:rPr>
            </w:pPr>
            <w:del w:id="1645" w:author="pluto" w:date="2026-08-25T16:53:58Z">
              <w:r>
                <w:rPr>
                  <w:kern w:val="0"/>
                  <w:szCs w:val="20"/>
                </w:rPr>
                <w:delText>19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46" w:author="pluto" w:date="2026-08-25T16:53:58Z"/>
                <w:kern w:val="0"/>
                <w:szCs w:val="20"/>
              </w:rPr>
            </w:pPr>
            <w:del w:id="1647" w:author="pluto" w:date="2026-08-25T16:53:58Z">
              <w:r>
                <w:rPr>
                  <w:kern w:val="0"/>
                  <w:szCs w:val="20"/>
                </w:rPr>
                <w:delText>CM_METERCARDS_EXTRA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48" w:author="pluto" w:date="2026-08-25T16:53:58Z"/>
                <w:kern w:val="0"/>
                <w:szCs w:val="20"/>
              </w:rPr>
            </w:pPr>
            <w:del w:id="1649" w:author="pluto" w:date="2026-08-25T16:53:58Z">
              <w:r>
                <w:rPr>
                  <w:kern w:val="0"/>
                  <w:szCs w:val="20"/>
                </w:rPr>
                <w:delText>表卡扩展表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50" w:author="pluto" w:date="2026-08-25T16:53:5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51" w:author="pluto" w:date="2026-08-25T16:53:58Z"/>
                <w:kern w:val="0"/>
                <w:szCs w:val="20"/>
              </w:rPr>
            </w:pPr>
            <w:del w:id="1652" w:author="pluto" w:date="2026-08-25T16:53:58Z">
              <w:r>
                <w:rPr>
                  <w:kern w:val="0"/>
                  <w:szCs w:val="20"/>
                </w:rPr>
                <w:delText>20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53" w:author="pluto" w:date="2026-08-25T16:53:58Z"/>
                <w:kern w:val="0"/>
                <w:szCs w:val="20"/>
              </w:rPr>
            </w:pPr>
            <w:del w:id="1654" w:author="pluto" w:date="2026-08-25T16:53:58Z">
              <w:r>
                <w:rPr>
                  <w:kern w:val="0"/>
                  <w:szCs w:val="20"/>
                </w:rPr>
                <w:delText>CM_BULK_SALE_RL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55" w:author="pluto" w:date="2026-08-25T16:53:58Z"/>
                <w:kern w:val="0"/>
                <w:szCs w:val="20"/>
              </w:rPr>
            </w:pPr>
            <w:del w:id="1656" w:author="pluto" w:date="2026-08-25T16:53:58Z">
              <w:r>
                <w:rPr>
                  <w:kern w:val="0"/>
                  <w:szCs w:val="20"/>
                </w:rPr>
                <w:delText>表卡趸售关系表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57" w:author="pluto" w:date="2026-08-25T16:53:5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58" w:author="pluto" w:date="2026-08-25T16:53:58Z"/>
                <w:kern w:val="0"/>
                <w:szCs w:val="20"/>
              </w:rPr>
            </w:pPr>
            <w:del w:id="1659" w:author="pluto" w:date="2026-08-25T16:53:58Z">
              <w:r>
                <w:rPr>
                  <w:kern w:val="0"/>
                  <w:szCs w:val="20"/>
                </w:rPr>
                <w:delText>21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60" w:author="pluto" w:date="2026-08-25T16:53:58Z"/>
                <w:kern w:val="0"/>
                <w:szCs w:val="20"/>
              </w:rPr>
            </w:pPr>
            <w:del w:id="1661" w:author="pluto" w:date="2026-08-25T16:53:58Z">
              <w:r>
                <w:rPr>
                  <w:kern w:val="0"/>
                  <w:szCs w:val="20"/>
                </w:rPr>
                <w:delText>CM_MEASURE_RELATION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62" w:author="pluto" w:date="2026-08-25T16:53:58Z"/>
                <w:kern w:val="0"/>
                <w:szCs w:val="20"/>
              </w:rPr>
            </w:pPr>
            <w:del w:id="1663" w:author="pluto" w:date="2026-08-25T16:53:58Z">
              <w:r>
                <w:rPr>
                  <w:kern w:val="0"/>
                  <w:szCs w:val="20"/>
                </w:rPr>
                <w:delText>计量关系配置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64" w:author="pluto" w:date="2026-08-25T16:53:5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65" w:author="pluto" w:date="2026-08-25T16:53:58Z"/>
                <w:kern w:val="0"/>
                <w:szCs w:val="20"/>
              </w:rPr>
            </w:pPr>
            <w:del w:id="1666" w:author="pluto" w:date="2026-08-25T16:53:58Z">
              <w:r>
                <w:rPr>
                  <w:kern w:val="0"/>
                  <w:szCs w:val="20"/>
                </w:rPr>
                <w:delText>22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67" w:author="pluto" w:date="2026-08-25T16:53:58Z"/>
                <w:kern w:val="0"/>
                <w:szCs w:val="20"/>
              </w:rPr>
            </w:pPr>
            <w:del w:id="1668" w:author="pluto" w:date="2026-08-25T16:53:58Z">
              <w:r>
                <w:rPr>
                  <w:kern w:val="0"/>
                  <w:szCs w:val="20"/>
                </w:rPr>
                <w:delText>MR_METERRANGES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69" w:author="pluto" w:date="2026-08-25T16:53:58Z"/>
                <w:kern w:val="0"/>
                <w:szCs w:val="20"/>
              </w:rPr>
            </w:pPr>
            <w:del w:id="1670" w:author="pluto" w:date="2026-08-25T16:53:58Z">
              <w:r>
                <w:rPr>
                  <w:kern w:val="0"/>
                  <w:szCs w:val="20"/>
                </w:rPr>
                <w:delText>水表量程表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71" w:author="pluto" w:date="2026-08-25T16:51:3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72" w:author="pluto" w:date="2026-08-25T16:51:31Z"/>
                <w:kern w:val="0"/>
                <w:szCs w:val="20"/>
              </w:rPr>
            </w:pPr>
            <w:del w:id="1673" w:author="pluto" w:date="2026-08-25T16:51:31Z">
              <w:r>
                <w:rPr>
                  <w:kern w:val="0"/>
                  <w:szCs w:val="20"/>
                </w:rPr>
                <w:delText>23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74" w:author="pluto" w:date="2026-08-25T16:51:31Z"/>
                <w:kern w:val="0"/>
                <w:szCs w:val="20"/>
              </w:rPr>
            </w:pPr>
            <w:del w:id="1675" w:author="pluto" w:date="2026-08-25T16:51:31Z">
              <w:r>
                <w:rPr>
                  <w:kern w:val="0"/>
                  <w:szCs w:val="20"/>
                </w:rPr>
                <w:delText>MW_REPLACE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76" w:author="pluto" w:date="2026-08-25T16:51:31Z"/>
                <w:kern w:val="0"/>
                <w:szCs w:val="20"/>
              </w:rPr>
            </w:pPr>
            <w:del w:id="1677" w:author="pluto" w:date="2026-08-25T16:51:31Z">
              <w:r>
                <w:rPr>
                  <w:kern w:val="0"/>
                  <w:szCs w:val="20"/>
                </w:rPr>
                <w:delText>换表工单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78" w:author="pluto" w:date="2026-08-25T16:51:3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79" w:author="pluto" w:date="2026-08-25T16:51:31Z"/>
                <w:kern w:val="0"/>
                <w:szCs w:val="20"/>
              </w:rPr>
            </w:pPr>
            <w:del w:id="1680" w:author="pluto" w:date="2026-08-25T16:51:31Z">
              <w:r>
                <w:rPr>
                  <w:kern w:val="0"/>
                  <w:szCs w:val="20"/>
                </w:rPr>
                <w:delText>24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81" w:author="pluto" w:date="2026-08-25T16:51:31Z"/>
                <w:kern w:val="0"/>
                <w:szCs w:val="20"/>
              </w:rPr>
            </w:pPr>
            <w:del w:id="1682" w:author="pluto" w:date="2026-08-25T16:51:31Z">
              <w:r>
                <w:rPr>
                  <w:kern w:val="0"/>
                  <w:szCs w:val="20"/>
                </w:rPr>
                <w:delText>MW_REPLACE_FAILURE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83" w:author="pluto" w:date="2026-08-25T16:51:31Z"/>
                <w:kern w:val="0"/>
                <w:szCs w:val="20"/>
              </w:rPr>
            </w:pPr>
            <w:del w:id="1684" w:author="pluto" w:date="2026-08-25T16:51:31Z">
              <w:r>
                <w:rPr>
                  <w:kern w:val="0"/>
                  <w:szCs w:val="20"/>
                </w:rPr>
                <w:delText>故障换表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85" w:author="pluto" w:date="2026-08-25T16:51:3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86" w:author="pluto" w:date="2026-08-25T16:51:31Z"/>
                <w:kern w:val="0"/>
                <w:szCs w:val="20"/>
              </w:rPr>
            </w:pPr>
            <w:del w:id="1687" w:author="pluto" w:date="2026-08-25T16:51:31Z">
              <w:r>
                <w:rPr>
                  <w:kern w:val="0"/>
                  <w:szCs w:val="20"/>
                </w:rPr>
                <w:delText>25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88" w:author="pluto" w:date="2026-08-25T16:51:31Z"/>
                <w:kern w:val="0"/>
                <w:szCs w:val="20"/>
              </w:rPr>
            </w:pPr>
            <w:del w:id="1689" w:author="pluto" w:date="2026-08-25T16:51:31Z">
              <w:r>
                <w:rPr>
                  <w:kern w:val="0"/>
                  <w:szCs w:val="20"/>
                </w:rPr>
                <w:delText>MW_REPLACE_PLANDETAIL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90" w:author="pluto" w:date="2026-08-25T16:51:31Z"/>
                <w:kern w:val="0"/>
                <w:szCs w:val="20"/>
              </w:rPr>
            </w:pPr>
            <w:del w:id="1691" w:author="pluto" w:date="2026-08-25T16:51:31Z">
              <w:r>
                <w:rPr>
                  <w:kern w:val="0"/>
                  <w:szCs w:val="20"/>
                </w:rPr>
                <w:delText>换表计划明细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92" w:author="pluto" w:date="2026-08-25T16:51:3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693" w:author="pluto" w:date="2026-08-25T16:51:31Z"/>
                <w:kern w:val="0"/>
                <w:szCs w:val="20"/>
              </w:rPr>
            </w:pPr>
            <w:del w:id="1694" w:author="pluto" w:date="2026-08-25T16:51:31Z">
              <w:r>
                <w:rPr>
                  <w:kern w:val="0"/>
                  <w:szCs w:val="20"/>
                </w:rPr>
                <w:delText>26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695" w:author="pluto" w:date="2026-08-25T16:51:31Z"/>
                <w:kern w:val="0"/>
                <w:szCs w:val="20"/>
              </w:rPr>
            </w:pPr>
            <w:del w:id="1696" w:author="pluto" w:date="2026-08-25T16:51:31Z">
              <w:r>
                <w:rPr>
                  <w:kern w:val="0"/>
                  <w:szCs w:val="20"/>
                </w:rPr>
                <w:delText>MW_REPLACE_PLAN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697" w:author="pluto" w:date="2026-08-25T16:51:31Z"/>
                <w:kern w:val="0"/>
                <w:szCs w:val="20"/>
              </w:rPr>
            </w:pPr>
            <w:del w:id="1698" w:author="pluto" w:date="2026-08-25T16:51:31Z">
              <w:r>
                <w:rPr>
                  <w:kern w:val="0"/>
                  <w:szCs w:val="20"/>
                </w:rPr>
                <w:delText>换表计划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699" w:author="pluto" w:date="2026-08-25T16:51:3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00" w:author="pluto" w:date="2026-08-25T16:51:31Z"/>
                <w:kern w:val="0"/>
                <w:szCs w:val="20"/>
              </w:rPr>
            </w:pPr>
            <w:del w:id="1701" w:author="pluto" w:date="2026-08-25T16:51:31Z">
              <w:r>
                <w:rPr>
                  <w:kern w:val="0"/>
                  <w:szCs w:val="20"/>
                </w:rPr>
                <w:delText>27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02" w:author="pluto" w:date="2026-08-25T16:51:31Z"/>
                <w:kern w:val="0"/>
                <w:szCs w:val="20"/>
              </w:rPr>
            </w:pPr>
            <w:del w:id="1703" w:author="pluto" w:date="2026-08-25T16:51:31Z">
              <w:r>
                <w:rPr>
                  <w:kern w:val="0"/>
                  <w:szCs w:val="20"/>
                </w:rPr>
                <w:delText>MW_REPLACE_RECEIPT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04" w:author="pluto" w:date="2026-08-25T16:51:31Z"/>
                <w:kern w:val="0"/>
                <w:szCs w:val="20"/>
              </w:rPr>
            </w:pPr>
            <w:del w:id="1705" w:author="pluto" w:date="2026-08-25T16:51:31Z">
              <w:r>
                <w:rPr>
                  <w:kern w:val="0"/>
                  <w:szCs w:val="20"/>
                </w:rPr>
                <w:delText>换表回执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06" w:author="pluto" w:date="2026-08-25T16:51:3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07" w:author="pluto" w:date="2026-08-25T16:51:39Z"/>
                <w:kern w:val="0"/>
                <w:szCs w:val="20"/>
              </w:rPr>
            </w:pPr>
            <w:del w:id="1708" w:author="pluto" w:date="2026-08-25T16:51:39Z">
              <w:r>
                <w:rPr>
                  <w:kern w:val="0"/>
                  <w:szCs w:val="20"/>
                </w:rPr>
                <w:delText>28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09" w:author="pluto" w:date="2026-08-25T16:51:39Z"/>
                <w:kern w:val="0"/>
                <w:szCs w:val="20"/>
              </w:rPr>
            </w:pPr>
            <w:del w:id="1710" w:author="pluto" w:date="2026-08-25T16:51:39Z">
              <w:r>
                <w:rPr>
                  <w:kern w:val="0"/>
                  <w:szCs w:val="20"/>
                </w:rPr>
                <w:delText>MW_MOVE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11" w:author="pluto" w:date="2026-08-25T16:51:39Z"/>
                <w:kern w:val="0"/>
                <w:szCs w:val="20"/>
              </w:rPr>
            </w:pPr>
            <w:del w:id="1712" w:author="pluto" w:date="2026-08-25T16:51:39Z">
              <w:r>
                <w:rPr>
                  <w:kern w:val="0"/>
                  <w:szCs w:val="20"/>
                </w:rPr>
                <w:delText>移表工单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13" w:author="pluto" w:date="2026-08-25T16:51:3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14" w:author="pluto" w:date="2026-08-25T16:51:39Z"/>
                <w:kern w:val="0"/>
                <w:szCs w:val="20"/>
              </w:rPr>
            </w:pPr>
            <w:del w:id="1715" w:author="pluto" w:date="2026-08-25T16:51:39Z">
              <w:r>
                <w:rPr>
                  <w:kern w:val="0"/>
                  <w:szCs w:val="20"/>
                </w:rPr>
                <w:delText>29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16" w:author="pluto" w:date="2026-08-25T16:51:39Z"/>
                <w:kern w:val="0"/>
                <w:szCs w:val="20"/>
              </w:rPr>
            </w:pPr>
            <w:del w:id="1717" w:author="pluto" w:date="2026-08-25T16:51:39Z">
              <w:r>
                <w:rPr>
                  <w:kern w:val="0"/>
                  <w:szCs w:val="20"/>
                </w:rPr>
                <w:delText>MW_MOVE_RECEIPT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18" w:author="pluto" w:date="2026-08-25T16:51:39Z"/>
                <w:kern w:val="0"/>
                <w:szCs w:val="20"/>
              </w:rPr>
            </w:pPr>
            <w:del w:id="1719" w:author="pluto" w:date="2026-08-25T16:51:39Z">
              <w:r>
                <w:rPr>
                  <w:kern w:val="0"/>
                  <w:szCs w:val="20"/>
                </w:rPr>
                <w:delText>移表回执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20" w:author="pluto" w:date="2026-08-25T16:51:3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21" w:author="pluto" w:date="2026-08-25T16:51:39Z"/>
                <w:kern w:val="0"/>
                <w:szCs w:val="20"/>
              </w:rPr>
            </w:pPr>
            <w:del w:id="1722" w:author="pluto" w:date="2026-08-25T16:51:39Z">
              <w:r>
                <w:rPr>
                  <w:kern w:val="0"/>
                  <w:szCs w:val="20"/>
                </w:rPr>
                <w:delText>30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23" w:author="pluto" w:date="2026-08-25T16:51:39Z"/>
                <w:kern w:val="0"/>
                <w:szCs w:val="20"/>
              </w:rPr>
            </w:pPr>
            <w:del w:id="1724" w:author="pluto" w:date="2026-08-25T16:51:39Z">
              <w:r>
                <w:rPr>
                  <w:kern w:val="0"/>
                  <w:szCs w:val="20"/>
                </w:rPr>
                <w:delText>MW_REMOVE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25" w:author="pluto" w:date="2026-08-25T16:51:39Z"/>
                <w:kern w:val="0"/>
                <w:szCs w:val="20"/>
              </w:rPr>
            </w:pPr>
            <w:del w:id="1726" w:author="pluto" w:date="2026-08-25T16:51:39Z">
              <w:r>
                <w:rPr>
                  <w:kern w:val="0"/>
                  <w:szCs w:val="20"/>
                </w:rPr>
                <w:delText>拆表工单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27" w:author="pluto" w:date="2026-08-25T16:51:3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28" w:author="pluto" w:date="2026-08-25T16:51:39Z"/>
                <w:kern w:val="0"/>
                <w:szCs w:val="20"/>
              </w:rPr>
            </w:pPr>
            <w:del w:id="1729" w:author="pluto" w:date="2026-08-25T16:51:39Z">
              <w:r>
                <w:rPr>
                  <w:kern w:val="0"/>
                  <w:szCs w:val="20"/>
                </w:rPr>
                <w:delText>31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30" w:author="pluto" w:date="2026-08-25T16:51:39Z"/>
                <w:kern w:val="0"/>
                <w:szCs w:val="20"/>
              </w:rPr>
            </w:pPr>
            <w:del w:id="1731" w:author="pluto" w:date="2026-08-25T16:51:39Z">
              <w:r>
                <w:rPr>
                  <w:kern w:val="0"/>
                  <w:szCs w:val="20"/>
                </w:rPr>
                <w:delText>MW_REMOVE_RECEIPT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32" w:author="pluto" w:date="2026-08-25T16:51:39Z"/>
                <w:kern w:val="0"/>
                <w:szCs w:val="20"/>
              </w:rPr>
            </w:pPr>
            <w:del w:id="1733" w:author="pluto" w:date="2026-08-25T16:51:39Z">
              <w:r>
                <w:rPr>
                  <w:kern w:val="0"/>
                  <w:szCs w:val="20"/>
                </w:rPr>
                <w:delText>拆表回执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34" w:author="pluto" w:date="2026-08-25T16:51:39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35" w:author="pluto" w:date="2026-08-25T16:51:39Z"/>
                <w:kern w:val="0"/>
                <w:szCs w:val="20"/>
              </w:rPr>
            </w:pPr>
            <w:del w:id="1736" w:author="pluto" w:date="2026-08-25T16:51:39Z">
              <w:r>
                <w:rPr>
                  <w:kern w:val="0"/>
                  <w:szCs w:val="20"/>
                </w:rPr>
                <w:delText>32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37" w:author="pluto" w:date="2026-08-25T16:51:39Z"/>
                <w:kern w:val="0"/>
                <w:szCs w:val="20"/>
              </w:rPr>
            </w:pPr>
            <w:del w:id="1738" w:author="pluto" w:date="2026-08-25T16:51:39Z">
              <w:r>
                <w:rPr>
                  <w:kern w:val="0"/>
                  <w:szCs w:val="20"/>
                </w:rPr>
                <w:delText>MW_REASSEMBLE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39" w:author="pluto" w:date="2026-08-25T16:51:39Z"/>
                <w:kern w:val="0"/>
                <w:szCs w:val="20"/>
              </w:rPr>
            </w:pPr>
            <w:del w:id="1740" w:author="pluto" w:date="2026-08-25T16:51:39Z">
              <w:r>
                <w:rPr>
                  <w:kern w:val="0"/>
                  <w:szCs w:val="20"/>
                </w:rPr>
                <w:delText>复装工单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41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42" w:author="pluto" w:date="2026-08-25T16:51:48Z"/>
                <w:kern w:val="0"/>
                <w:szCs w:val="20"/>
              </w:rPr>
            </w:pPr>
            <w:del w:id="1743" w:author="pluto" w:date="2026-08-25T16:51:48Z">
              <w:r>
                <w:rPr>
                  <w:kern w:val="0"/>
                  <w:szCs w:val="20"/>
                </w:rPr>
                <w:delText>33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44" w:author="pluto" w:date="2026-08-25T16:51:48Z"/>
                <w:kern w:val="0"/>
                <w:szCs w:val="20"/>
              </w:rPr>
            </w:pPr>
            <w:del w:id="1745" w:author="pluto" w:date="2026-08-25T16:51:48Z">
              <w:r>
                <w:rPr>
                  <w:kern w:val="0"/>
                  <w:szCs w:val="20"/>
                </w:rPr>
                <w:delText>MW_REASSEMBLE_RECEIPT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46" w:author="pluto" w:date="2026-08-25T16:51:48Z"/>
                <w:kern w:val="0"/>
                <w:szCs w:val="20"/>
              </w:rPr>
            </w:pPr>
            <w:del w:id="1747" w:author="pluto" w:date="2026-08-25T16:51:48Z">
              <w:r>
                <w:rPr>
                  <w:kern w:val="0"/>
                  <w:szCs w:val="20"/>
                </w:rPr>
                <w:delText>复装工单回执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48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49" w:author="pluto" w:date="2026-08-25T16:51:48Z"/>
                <w:kern w:val="0"/>
                <w:szCs w:val="20"/>
              </w:rPr>
            </w:pPr>
            <w:del w:id="1750" w:author="pluto" w:date="2026-08-25T16:51:48Z">
              <w:r>
                <w:rPr>
                  <w:kern w:val="0"/>
                  <w:szCs w:val="20"/>
                </w:rPr>
                <w:delText>34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51" w:author="pluto" w:date="2026-08-25T16:51:48Z"/>
                <w:kern w:val="0"/>
                <w:szCs w:val="20"/>
              </w:rPr>
            </w:pPr>
            <w:del w:id="1752" w:author="pluto" w:date="2026-08-25T16:51:48Z">
              <w:r>
                <w:rPr>
                  <w:kern w:val="0"/>
                  <w:szCs w:val="20"/>
                </w:rPr>
                <w:delText>MW_CHECK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53" w:author="pluto" w:date="2026-08-25T16:51:48Z"/>
                <w:kern w:val="0"/>
                <w:szCs w:val="20"/>
              </w:rPr>
            </w:pPr>
            <w:del w:id="1754" w:author="pluto" w:date="2026-08-25T16:51:48Z">
              <w:r>
                <w:rPr>
                  <w:kern w:val="0"/>
                  <w:szCs w:val="20"/>
                </w:rPr>
                <w:delText>校表工单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55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56" w:author="pluto" w:date="2026-08-25T16:51:48Z"/>
                <w:kern w:val="0"/>
                <w:szCs w:val="20"/>
              </w:rPr>
            </w:pPr>
            <w:del w:id="1757" w:author="pluto" w:date="2026-08-25T16:51:48Z">
              <w:r>
                <w:rPr>
                  <w:kern w:val="0"/>
                  <w:szCs w:val="20"/>
                </w:rPr>
                <w:delText>35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58" w:author="pluto" w:date="2026-08-25T16:51:48Z"/>
                <w:kern w:val="0"/>
                <w:szCs w:val="20"/>
              </w:rPr>
            </w:pPr>
            <w:del w:id="1759" w:author="pluto" w:date="2026-08-25T16:51:48Z">
              <w:r>
                <w:rPr>
                  <w:kern w:val="0"/>
                  <w:szCs w:val="20"/>
                </w:rPr>
                <w:delText>MW_CHECK_RECEIPT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60" w:author="pluto" w:date="2026-08-25T16:51:48Z"/>
                <w:kern w:val="0"/>
                <w:szCs w:val="20"/>
              </w:rPr>
            </w:pPr>
            <w:del w:id="1761" w:author="pluto" w:date="2026-08-25T16:51:48Z">
              <w:r>
                <w:rPr>
                  <w:kern w:val="0"/>
                  <w:szCs w:val="20"/>
                </w:rPr>
                <w:delText>校表工单回填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62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63" w:author="pluto" w:date="2026-08-25T16:51:48Z"/>
                <w:kern w:val="0"/>
                <w:szCs w:val="20"/>
              </w:rPr>
            </w:pPr>
            <w:del w:id="1764" w:author="pluto" w:date="2026-08-25T16:51:48Z">
              <w:r>
                <w:rPr>
                  <w:kern w:val="0"/>
                  <w:szCs w:val="20"/>
                </w:rPr>
                <w:delText>36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65" w:author="pluto" w:date="2026-08-25T16:51:48Z"/>
                <w:kern w:val="0"/>
                <w:szCs w:val="20"/>
              </w:rPr>
            </w:pPr>
            <w:del w:id="1766" w:author="pluto" w:date="2026-08-25T16:51:48Z">
              <w:r>
                <w:rPr>
                  <w:kern w:val="0"/>
                  <w:szCs w:val="20"/>
                </w:rPr>
                <w:delText>MW_REPAIR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67" w:author="pluto" w:date="2026-08-25T16:51:48Z"/>
                <w:kern w:val="0"/>
                <w:szCs w:val="20"/>
              </w:rPr>
            </w:pPr>
            <w:del w:id="1768" w:author="pluto" w:date="2026-08-25T16:51:48Z">
              <w:r>
                <w:rPr>
                  <w:kern w:val="0"/>
                  <w:szCs w:val="20"/>
                </w:rPr>
                <w:delText>维修工单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69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70" w:author="pluto" w:date="2026-08-25T16:51:48Z"/>
                <w:kern w:val="0"/>
                <w:szCs w:val="20"/>
              </w:rPr>
            </w:pPr>
            <w:del w:id="1771" w:author="pluto" w:date="2026-08-25T16:51:48Z">
              <w:r>
                <w:rPr>
                  <w:kern w:val="0"/>
                  <w:szCs w:val="20"/>
                </w:rPr>
                <w:delText>37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72" w:author="pluto" w:date="2026-08-25T16:51:48Z"/>
                <w:kern w:val="0"/>
                <w:szCs w:val="20"/>
              </w:rPr>
            </w:pPr>
            <w:del w:id="1773" w:author="pluto" w:date="2026-08-25T16:51:48Z">
              <w:r>
                <w:rPr>
                  <w:kern w:val="0"/>
                  <w:szCs w:val="20"/>
                </w:rPr>
                <w:delText>MW_REPAIR_RECEIPT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74" w:author="pluto" w:date="2026-08-25T16:51:48Z"/>
                <w:kern w:val="0"/>
                <w:szCs w:val="20"/>
              </w:rPr>
            </w:pPr>
            <w:del w:id="1775" w:author="pluto" w:date="2026-08-25T16:51:48Z">
              <w:r>
                <w:rPr>
                  <w:kern w:val="0"/>
                  <w:szCs w:val="20"/>
                </w:rPr>
                <w:delText>维修工单回填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76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77" w:author="pluto" w:date="2026-08-25T16:51:48Z"/>
                <w:kern w:val="0"/>
                <w:szCs w:val="20"/>
              </w:rPr>
            </w:pPr>
            <w:del w:id="1778" w:author="pluto" w:date="2026-08-25T16:51:48Z">
              <w:r>
                <w:rPr>
                  <w:kern w:val="0"/>
                  <w:szCs w:val="20"/>
                </w:rPr>
                <w:delText>38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79" w:author="pluto" w:date="2026-08-25T16:51:48Z"/>
                <w:kern w:val="0"/>
                <w:szCs w:val="20"/>
              </w:rPr>
            </w:pPr>
            <w:del w:id="1780" w:author="pluto" w:date="2026-08-25T16:51:48Z">
              <w:r>
                <w:rPr>
                  <w:kern w:val="0"/>
                  <w:szCs w:val="20"/>
                </w:rPr>
                <w:delText>MOBILE_TASK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81" w:author="pluto" w:date="2026-08-25T16:51:48Z"/>
                <w:kern w:val="0"/>
                <w:szCs w:val="20"/>
              </w:rPr>
            </w:pPr>
            <w:del w:id="1782" w:author="pluto" w:date="2026-08-25T16:51:48Z">
              <w:r>
                <w:rPr>
                  <w:kern w:val="0"/>
                  <w:szCs w:val="20"/>
                </w:rPr>
                <w:delText>任务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83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84" w:author="pluto" w:date="2026-08-25T16:51:48Z"/>
                <w:kern w:val="0"/>
                <w:szCs w:val="20"/>
              </w:rPr>
            </w:pPr>
            <w:del w:id="1785" w:author="pluto" w:date="2026-08-25T16:51:48Z">
              <w:r>
                <w:rPr>
                  <w:kern w:val="0"/>
                  <w:szCs w:val="20"/>
                </w:rPr>
                <w:delText>39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86" w:author="pluto" w:date="2026-08-25T16:51:48Z"/>
                <w:kern w:val="0"/>
                <w:szCs w:val="20"/>
              </w:rPr>
            </w:pPr>
            <w:del w:id="1787" w:author="pluto" w:date="2026-08-25T16:51:48Z">
              <w:r>
                <w:rPr>
                  <w:kern w:val="0"/>
                  <w:szCs w:val="20"/>
                </w:rPr>
                <w:delText>MOBILE_ACCEPT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88" w:author="pluto" w:date="2026-08-25T16:51:48Z"/>
                <w:kern w:val="0"/>
                <w:szCs w:val="20"/>
              </w:rPr>
            </w:pPr>
            <w:del w:id="1789" w:author="pluto" w:date="2026-08-25T16:51:48Z">
              <w:r>
                <w:rPr>
                  <w:kern w:val="0"/>
                  <w:szCs w:val="20"/>
                </w:rPr>
                <w:delText>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90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91" w:author="pluto" w:date="2026-08-25T16:51:48Z"/>
                <w:kern w:val="0"/>
                <w:szCs w:val="20"/>
              </w:rPr>
            </w:pPr>
            <w:del w:id="1792" w:author="pluto" w:date="2026-08-25T16:51:48Z">
              <w:r>
                <w:rPr>
                  <w:kern w:val="0"/>
                  <w:szCs w:val="20"/>
                </w:rPr>
                <w:delText>40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793" w:author="pluto" w:date="2026-08-25T16:51:48Z"/>
                <w:kern w:val="0"/>
                <w:szCs w:val="20"/>
              </w:rPr>
            </w:pPr>
            <w:del w:id="1794" w:author="pluto" w:date="2026-08-25T16:51:48Z">
              <w:r>
                <w:rPr>
                  <w:kern w:val="0"/>
                  <w:szCs w:val="20"/>
                </w:rPr>
                <w:delText>MOBILE_GO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795" w:author="pluto" w:date="2026-08-25T16:51:48Z"/>
                <w:kern w:val="0"/>
                <w:szCs w:val="20"/>
              </w:rPr>
            </w:pPr>
            <w:del w:id="1796" w:author="pluto" w:date="2026-08-25T16:51:48Z">
              <w:r>
                <w:rPr>
                  <w:kern w:val="0"/>
                  <w:szCs w:val="20"/>
                </w:rPr>
                <w:delText>出发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797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798" w:author="pluto" w:date="2026-08-25T16:51:48Z"/>
                <w:kern w:val="0"/>
                <w:szCs w:val="20"/>
              </w:rPr>
            </w:pPr>
            <w:del w:id="1799" w:author="pluto" w:date="2026-08-25T16:51:48Z">
              <w:r>
                <w:rPr>
                  <w:kern w:val="0"/>
                  <w:szCs w:val="20"/>
                </w:rPr>
                <w:delText>41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00" w:author="pluto" w:date="2026-08-25T16:51:48Z"/>
                <w:kern w:val="0"/>
                <w:szCs w:val="20"/>
              </w:rPr>
            </w:pPr>
            <w:del w:id="1801" w:author="pluto" w:date="2026-08-25T16:51:48Z">
              <w:r>
                <w:rPr>
                  <w:kern w:val="0"/>
                  <w:szCs w:val="20"/>
                </w:rPr>
                <w:delText>MOBILE_ARRIVE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02" w:author="pluto" w:date="2026-08-25T16:51:48Z"/>
                <w:kern w:val="0"/>
                <w:szCs w:val="20"/>
              </w:rPr>
            </w:pPr>
            <w:del w:id="1803" w:author="pluto" w:date="2026-08-25T16:51:48Z">
              <w:r>
                <w:rPr>
                  <w:kern w:val="0"/>
                  <w:szCs w:val="20"/>
                </w:rPr>
                <w:delText>到场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04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05" w:author="pluto" w:date="2026-08-25T16:51:48Z"/>
                <w:kern w:val="0"/>
                <w:szCs w:val="20"/>
              </w:rPr>
            </w:pPr>
            <w:del w:id="1806" w:author="pluto" w:date="2026-08-25T16:51:48Z">
              <w:r>
                <w:rPr>
                  <w:kern w:val="0"/>
                  <w:szCs w:val="20"/>
                </w:rPr>
                <w:delText>42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07" w:author="pluto" w:date="2026-08-25T16:51:48Z"/>
                <w:kern w:val="0"/>
                <w:szCs w:val="20"/>
              </w:rPr>
            </w:pPr>
            <w:del w:id="1808" w:author="pluto" w:date="2026-08-25T16:51:48Z">
              <w:r>
                <w:rPr>
                  <w:kern w:val="0"/>
                  <w:szCs w:val="20"/>
                </w:rPr>
                <w:delText>MOBILE_RETURN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09" w:author="pluto" w:date="2026-08-25T16:51:48Z"/>
                <w:kern w:val="0"/>
                <w:szCs w:val="20"/>
              </w:rPr>
            </w:pPr>
            <w:del w:id="1810" w:author="pluto" w:date="2026-08-25T16:51:48Z">
              <w:r>
                <w:rPr>
                  <w:kern w:val="0"/>
                  <w:szCs w:val="20"/>
                </w:rPr>
                <w:delText>退回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11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12" w:author="pluto" w:date="2026-08-25T16:51:48Z"/>
                <w:kern w:val="0"/>
                <w:szCs w:val="20"/>
              </w:rPr>
            </w:pPr>
            <w:del w:id="1813" w:author="pluto" w:date="2026-08-25T16:51:48Z">
              <w:r>
                <w:rPr>
                  <w:kern w:val="0"/>
                  <w:szCs w:val="20"/>
                </w:rPr>
                <w:delText>43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14" w:author="pluto" w:date="2026-08-25T16:51:48Z"/>
                <w:kern w:val="0"/>
                <w:szCs w:val="20"/>
              </w:rPr>
            </w:pPr>
            <w:del w:id="1815" w:author="pluto" w:date="2026-08-25T16:51:48Z">
              <w:r>
                <w:rPr>
                  <w:kern w:val="0"/>
                  <w:szCs w:val="20"/>
                </w:rPr>
                <w:delText>BM_CARDSUPERVISION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16" w:author="pluto" w:date="2026-08-25T16:51:48Z"/>
                <w:kern w:val="0"/>
                <w:szCs w:val="20"/>
              </w:rPr>
            </w:pPr>
            <w:del w:id="1817" w:author="pluto" w:date="2026-08-25T16:51:48Z">
              <w:r>
                <w:rPr>
                  <w:kern w:val="0"/>
                  <w:szCs w:val="20"/>
                </w:rPr>
                <w:delText>稽查工单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18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19" w:author="pluto" w:date="2026-08-25T16:51:48Z"/>
                <w:kern w:val="0"/>
                <w:szCs w:val="20"/>
              </w:rPr>
            </w:pPr>
            <w:del w:id="1820" w:author="pluto" w:date="2026-08-25T16:51:48Z">
              <w:r>
                <w:rPr>
                  <w:kern w:val="0"/>
                  <w:szCs w:val="20"/>
                </w:rPr>
                <w:delText>44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21" w:author="pluto" w:date="2026-08-25T16:51:48Z"/>
                <w:kern w:val="0"/>
                <w:szCs w:val="20"/>
              </w:rPr>
            </w:pPr>
            <w:del w:id="1822" w:author="pluto" w:date="2026-08-25T16:51:48Z">
              <w:r>
                <w:rPr>
                  <w:kern w:val="0"/>
                  <w:szCs w:val="20"/>
                </w:rPr>
                <w:delText>MW_SUPERVISION_RECEIPT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23" w:author="pluto" w:date="2026-08-25T16:51:48Z"/>
                <w:kern w:val="0"/>
                <w:szCs w:val="20"/>
              </w:rPr>
            </w:pPr>
            <w:del w:id="1824" w:author="pluto" w:date="2026-08-25T16:51:48Z">
              <w:r>
                <w:rPr>
                  <w:kern w:val="0"/>
                  <w:szCs w:val="20"/>
                </w:rPr>
                <w:delText>稽查工单回填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25" w:author="pluto" w:date="2026-08-25T16:51:4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26" w:author="pluto" w:date="2026-08-25T16:51:48Z"/>
                <w:kern w:val="0"/>
                <w:szCs w:val="20"/>
              </w:rPr>
            </w:pPr>
            <w:del w:id="1827" w:author="pluto" w:date="2026-08-25T16:51:48Z">
              <w:r>
                <w:rPr>
                  <w:kern w:val="0"/>
                  <w:szCs w:val="20"/>
                </w:rPr>
                <w:delText>45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28" w:author="pluto" w:date="2026-08-25T16:51:48Z"/>
                <w:kern w:val="0"/>
                <w:szCs w:val="20"/>
              </w:rPr>
            </w:pPr>
            <w:del w:id="1829" w:author="pluto" w:date="2026-08-25T16:51:48Z">
              <w:r>
                <w:rPr>
                  <w:kern w:val="0"/>
                  <w:szCs w:val="20"/>
                </w:rPr>
                <w:delText>TPI_PAIR_DETAIL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30" w:author="pluto" w:date="2026-08-25T16:51:48Z"/>
                <w:kern w:val="0"/>
                <w:szCs w:val="20"/>
              </w:rPr>
            </w:pPr>
            <w:del w:id="1831" w:author="pluto" w:date="2026-08-25T16:51:48Z">
              <w:r>
                <w:rPr>
                  <w:kern w:val="0"/>
                  <w:szCs w:val="20"/>
                </w:rPr>
                <w:delText>配对记录</w:delText>
              </w:r>
            </w:del>
          </w:p>
        </w:tc>
      </w:tr>
    </w:tbl>
    <w:p>
      <w:pPr>
        <w:pStyle w:val="4"/>
        <w:rPr>
          <w:del w:id="1832" w:author="pluto" w:date="2026-08-24T12:53:41Z"/>
          <w:rFonts w:hint="eastAsia"/>
        </w:rPr>
      </w:pPr>
      <w:del w:id="1833" w:author="pluto" w:date="2026-08-24T12:53:41Z">
        <w:bookmarkStart w:id="16" w:name="_Toc4231"/>
        <w:r>
          <w:rPr>
            <w:rFonts w:hint="eastAsia"/>
          </w:rPr>
          <w:delText>客户接报信息</w:delText>
        </w:r>
        <w:bookmarkEnd w:id="16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34" w:author="pluto" w:date="2026-08-24T12:53:4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35" w:author="pluto" w:date="2026-08-24T12:53:41Z"/>
                <w:b/>
                <w:bCs/>
                <w:kern w:val="0"/>
                <w:szCs w:val="20"/>
              </w:rPr>
            </w:pPr>
            <w:del w:id="1836" w:author="pluto" w:date="2026-08-24T12:53:41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37" w:author="pluto" w:date="2026-08-24T12:53:41Z"/>
                <w:b/>
                <w:bCs/>
                <w:kern w:val="0"/>
                <w:szCs w:val="20"/>
              </w:rPr>
            </w:pPr>
            <w:del w:id="1838" w:author="pluto" w:date="2026-08-24T12:53:41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39" w:author="pluto" w:date="2026-08-24T12:53:41Z"/>
                <w:b/>
                <w:bCs/>
                <w:kern w:val="0"/>
                <w:szCs w:val="20"/>
              </w:rPr>
            </w:pPr>
            <w:del w:id="1840" w:author="pluto" w:date="2026-08-24T12:53:41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41" w:author="pluto" w:date="2026-08-24T12:53:4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42" w:author="pluto" w:date="2026-08-24T12:53:41Z"/>
                <w:kern w:val="0"/>
                <w:szCs w:val="20"/>
              </w:rPr>
            </w:pPr>
            <w:del w:id="1843" w:author="pluto" w:date="2026-08-24T12:53:41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44" w:author="pluto" w:date="2026-08-24T12:53:41Z"/>
                <w:kern w:val="0"/>
                <w:szCs w:val="20"/>
              </w:rPr>
            </w:pPr>
            <w:del w:id="1845" w:author="pluto" w:date="2026-08-24T12:53:41Z">
              <w:r>
                <w:rPr>
                  <w:kern w:val="0"/>
                  <w:szCs w:val="20"/>
                </w:rPr>
                <w:delText>CM_CONTACTS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46" w:author="pluto" w:date="2026-08-24T12:53:41Z"/>
                <w:kern w:val="0"/>
                <w:szCs w:val="20"/>
              </w:rPr>
            </w:pPr>
            <w:del w:id="1847" w:author="pluto" w:date="2026-08-24T12:53:41Z">
              <w:r>
                <w:rPr>
                  <w:kern w:val="0"/>
                  <w:szCs w:val="20"/>
                </w:rPr>
                <w:delText>联系人资料</w:delText>
              </w:r>
            </w:del>
          </w:p>
        </w:tc>
      </w:tr>
    </w:tbl>
    <w:p>
      <w:pPr>
        <w:pStyle w:val="3"/>
        <w:rPr>
          <w:del w:id="1848" w:author="pluto" w:date="2026-08-24T15:12:18Z"/>
        </w:rPr>
      </w:pPr>
      <w:del w:id="1849" w:author="pluto" w:date="2026-08-24T15:12:18Z">
        <w:bookmarkStart w:id="17" w:name="_Toc22990"/>
        <w:r>
          <w:rPr>
            <w:rFonts w:hint="eastAsia"/>
          </w:rPr>
          <w:delText>客户服务数据</w:delText>
        </w:r>
        <w:bookmarkEnd w:id="17"/>
      </w:del>
      <w:del w:id="1850" w:author="pluto" w:date="2026-08-24T15:12:18Z">
        <w:r>
          <w:rPr>
            <w:rFonts w:hint="eastAsia"/>
          </w:rPr>
          <w:tab/>
        </w:r>
      </w:del>
    </w:p>
    <w:p>
      <w:pPr>
        <w:pStyle w:val="4"/>
        <w:rPr>
          <w:del w:id="1851" w:author="pluto" w:date="2026-08-24T15:12:11Z"/>
          <w:rFonts w:hint="eastAsia"/>
        </w:rPr>
      </w:pPr>
      <w:del w:id="1852" w:author="pluto" w:date="2026-08-24T15:12:11Z">
        <w:bookmarkStart w:id="18" w:name="_Toc23787"/>
        <w:r>
          <w:rPr>
            <w:rFonts w:hint="eastAsia"/>
          </w:rPr>
          <w:delText>供水客户基础信息</w:delText>
        </w:r>
        <w:bookmarkEnd w:id="18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53" w:author="pluto" w:date="2026-08-24T15:12:1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54" w:author="pluto" w:date="2026-08-24T15:12:11Z"/>
                <w:b/>
                <w:bCs/>
                <w:kern w:val="0"/>
                <w:szCs w:val="20"/>
              </w:rPr>
            </w:pPr>
            <w:del w:id="1855" w:author="pluto" w:date="2026-08-24T15:12:11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56" w:author="pluto" w:date="2026-08-24T15:12:11Z"/>
                <w:b/>
                <w:bCs/>
                <w:kern w:val="0"/>
                <w:szCs w:val="20"/>
              </w:rPr>
            </w:pPr>
            <w:del w:id="1857" w:author="pluto" w:date="2026-08-24T15:12:11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58" w:author="pluto" w:date="2026-08-24T15:12:11Z"/>
                <w:b/>
                <w:bCs/>
                <w:kern w:val="0"/>
                <w:szCs w:val="20"/>
              </w:rPr>
            </w:pPr>
            <w:del w:id="1859" w:author="pluto" w:date="2026-08-24T15:12:11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60" w:author="pluto" w:date="2026-08-24T15:12:1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61" w:author="pluto" w:date="2026-08-24T15:12:11Z"/>
                <w:kern w:val="0"/>
                <w:szCs w:val="20"/>
              </w:rPr>
            </w:pPr>
            <w:del w:id="1862" w:author="pluto" w:date="2026-08-24T15:12:11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63" w:author="pluto" w:date="2026-08-24T15:12:11Z"/>
                <w:kern w:val="0"/>
                <w:szCs w:val="20"/>
              </w:rPr>
            </w:pPr>
            <w:del w:id="1864" w:author="pluto" w:date="2026-08-24T15:12:11Z">
              <w:r>
                <w:rPr>
                  <w:kern w:val="0"/>
                  <w:szCs w:val="20"/>
                </w:rPr>
                <w:delText>CM_CUSTOMERS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65" w:author="pluto" w:date="2026-08-24T15:12:11Z"/>
                <w:kern w:val="0"/>
                <w:szCs w:val="20"/>
              </w:rPr>
            </w:pPr>
            <w:del w:id="1866" w:author="pluto" w:date="2026-08-24T15:12:11Z">
              <w:r>
                <w:rPr>
                  <w:kern w:val="0"/>
                  <w:szCs w:val="20"/>
                </w:rPr>
                <w:delText>客户信息</w:delText>
              </w:r>
            </w:del>
          </w:p>
        </w:tc>
      </w:tr>
    </w:tbl>
    <w:p>
      <w:pPr>
        <w:pStyle w:val="4"/>
        <w:rPr>
          <w:del w:id="1867" w:author="pluto" w:date="2026-08-24T12:52:16Z"/>
          <w:rFonts w:hint="eastAsia"/>
        </w:rPr>
      </w:pPr>
      <w:del w:id="1868" w:author="pluto" w:date="2026-08-24T12:52:16Z">
        <w:bookmarkStart w:id="19" w:name="_Toc11052"/>
        <w:r>
          <w:rPr>
            <w:rFonts w:hint="eastAsia"/>
          </w:rPr>
          <w:delText>客服工单基础信息</w:delText>
        </w:r>
        <w:bookmarkEnd w:id="19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69" w:author="pluto" w:date="2026-08-24T12:52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70" w:author="pluto" w:date="2026-08-24T12:52:16Z"/>
                <w:b/>
                <w:bCs/>
                <w:kern w:val="0"/>
                <w:szCs w:val="20"/>
              </w:rPr>
            </w:pPr>
            <w:del w:id="1871" w:author="pluto" w:date="2026-08-24T12:52:16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72" w:author="pluto" w:date="2026-08-24T12:52:16Z"/>
                <w:b/>
                <w:bCs/>
                <w:kern w:val="0"/>
                <w:szCs w:val="20"/>
              </w:rPr>
            </w:pPr>
            <w:del w:id="1873" w:author="pluto" w:date="2026-08-24T12:52:16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74" w:author="pluto" w:date="2026-08-24T12:52:16Z"/>
                <w:b/>
                <w:bCs/>
                <w:kern w:val="0"/>
                <w:szCs w:val="20"/>
              </w:rPr>
            </w:pPr>
            <w:del w:id="1875" w:author="pluto" w:date="2026-08-24T12:52:16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76" w:author="pluto" w:date="2026-08-24T12:52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77" w:author="pluto" w:date="2026-08-24T12:52:16Z"/>
                <w:kern w:val="0"/>
                <w:szCs w:val="20"/>
              </w:rPr>
            </w:pPr>
            <w:del w:id="1878" w:author="pluto" w:date="2026-08-24T12:52:16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79" w:author="pluto" w:date="2026-08-24T12:52:16Z"/>
                <w:kern w:val="0"/>
                <w:szCs w:val="20"/>
              </w:rPr>
            </w:pPr>
            <w:del w:id="1880" w:author="pluto" w:date="2026-08-24T12:52:16Z">
              <w:r>
                <w:rPr>
                  <w:kern w:val="0"/>
                  <w:szCs w:val="20"/>
                </w:rPr>
                <w:delText>PDA_NOTICES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81" w:author="pluto" w:date="2026-08-24T12:52:16Z"/>
                <w:kern w:val="0"/>
                <w:szCs w:val="20"/>
              </w:rPr>
            </w:pPr>
            <w:del w:id="1882" w:author="pluto" w:date="2026-08-24T12:52:16Z">
              <w:r>
                <w:rPr>
                  <w:kern w:val="0"/>
                  <w:szCs w:val="20"/>
                </w:rPr>
                <w:delText>PDA-系统公告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83" w:author="pluto" w:date="2026-08-24T12:52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84" w:author="pluto" w:date="2026-08-24T12:52:16Z"/>
                <w:kern w:val="0"/>
                <w:szCs w:val="20"/>
              </w:rPr>
            </w:pPr>
            <w:del w:id="1885" w:author="pluto" w:date="2026-08-24T12:52:16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86" w:author="pluto" w:date="2026-08-24T12:52:16Z"/>
                <w:kern w:val="0"/>
                <w:szCs w:val="20"/>
              </w:rPr>
            </w:pPr>
            <w:del w:id="1887" w:author="pluto" w:date="2026-08-24T12:52:16Z">
              <w:r>
                <w:rPr>
                  <w:kern w:val="0"/>
                  <w:szCs w:val="20"/>
                </w:rPr>
                <w:delText>PDA_NOTICE_SENDLOG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88" w:author="pluto" w:date="2026-08-24T12:52:16Z"/>
                <w:kern w:val="0"/>
                <w:szCs w:val="20"/>
              </w:rPr>
            </w:pPr>
            <w:del w:id="1889" w:author="pluto" w:date="2026-08-24T12:52:16Z">
              <w:r>
                <w:rPr>
                  <w:kern w:val="0"/>
                  <w:szCs w:val="20"/>
                </w:rPr>
                <w:delText>PDA-系统公告发送记录</w:delText>
              </w:r>
            </w:del>
          </w:p>
        </w:tc>
      </w:tr>
    </w:tbl>
    <w:p>
      <w:pPr>
        <w:pStyle w:val="4"/>
        <w:rPr>
          <w:del w:id="1890" w:author="pluto" w:date="2026-08-25T17:41:28Z"/>
          <w:rFonts w:hint="eastAsia"/>
        </w:rPr>
      </w:pPr>
      <w:del w:id="1891" w:author="pluto" w:date="2026-08-25T17:41:28Z">
        <w:bookmarkStart w:id="20" w:name="_Toc7246"/>
        <w:r>
          <w:rPr>
            <w:rFonts w:hint="eastAsia"/>
          </w:rPr>
          <w:delText>客户服务热线记录信息</w:delText>
        </w:r>
        <w:bookmarkEnd w:id="20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92" w:author="pluto" w:date="2026-08-25T17:41:2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893" w:author="pluto" w:date="2026-08-25T17:41:28Z"/>
                <w:b/>
                <w:bCs/>
                <w:kern w:val="0"/>
                <w:szCs w:val="20"/>
              </w:rPr>
            </w:pPr>
            <w:del w:id="1894" w:author="pluto" w:date="2026-08-25T17:41:28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895" w:author="pluto" w:date="2026-08-25T17:41:28Z"/>
                <w:b/>
                <w:bCs/>
                <w:kern w:val="0"/>
                <w:szCs w:val="20"/>
              </w:rPr>
            </w:pPr>
            <w:del w:id="1896" w:author="pluto" w:date="2026-08-25T17:41:28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897" w:author="pluto" w:date="2026-08-25T17:41:28Z"/>
                <w:b/>
                <w:bCs/>
                <w:kern w:val="0"/>
                <w:szCs w:val="20"/>
              </w:rPr>
            </w:pPr>
            <w:del w:id="1898" w:author="pluto" w:date="2026-08-25T17:41:28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899" w:author="pluto" w:date="2026-08-25T17:41:2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900" w:author="pluto" w:date="2026-08-25T17:41:28Z"/>
                <w:kern w:val="0"/>
                <w:szCs w:val="20"/>
              </w:rPr>
            </w:pPr>
            <w:del w:id="1901" w:author="pluto" w:date="2026-08-25T17:41:28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1902" w:author="pluto" w:date="2026-08-25T17:41:28Z"/>
                <w:kern w:val="0"/>
                <w:szCs w:val="20"/>
              </w:rPr>
            </w:pPr>
            <w:del w:id="1903" w:author="pluto" w:date="2026-08-25T17:41:28Z">
              <w:r>
                <w:rPr>
                  <w:kern w:val="0"/>
                  <w:szCs w:val="20"/>
                </w:rPr>
                <w:delText>CM_CUSTOMERBIND_RECORD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1904" w:author="pluto" w:date="2026-08-25T17:41:28Z"/>
                <w:kern w:val="0"/>
                <w:szCs w:val="20"/>
              </w:rPr>
            </w:pPr>
            <w:del w:id="1905" w:author="pluto" w:date="2026-08-25T17:41:28Z">
              <w:r>
                <w:rPr>
                  <w:kern w:val="0"/>
                  <w:szCs w:val="20"/>
                </w:rPr>
                <w:delText>客户绑定记录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906" w:author="pluto" w:date="2026-08-25T17:41:2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907" w:author="pluto" w:date="2026-08-25T17:41:28Z"/>
                <w:kern w:val="0"/>
                <w:szCs w:val="20"/>
              </w:rPr>
            </w:pPr>
            <w:del w:id="1908" w:author="pluto" w:date="2026-08-25T17:41:28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del w:id="1909" w:author="pluto" w:date="2026-08-25T17:41:28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1910" w:author="pluto" w:date="2026-08-25T17:41:28Z">
              <w:r>
                <w:rPr>
                  <w:kern w:val="0"/>
                  <w:szCs w:val="20"/>
                </w:rPr>
                <w:delText>THIRD_PART_SEND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del w:id="1911" w:author="pluto" w:date="2026-08-25T17:41:28Z"/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1912" w:author="pluto" w:date="2026-08-25T17:41:28Z">
              <w:r>
                <w:rPr>
                  <w:rFonts w:hint="default"/>
                  <w:kern w:val="0"/>
                  <w:szCs w:val="20"/>
                  <w:lang w:val="en-US"/>
                </w:rPr>
                <w:delText>第三方发送</w:delText>
              </w:r>
            </w:del>
            <w:del w:id="1913" w:author="pluto" w:date="2026-08-25T17:41:28Z">
              <w:r>
                <w:rPr>
                  <w:kern w:val="0"/>
                  <w:szCs w:val="20"/>
                </w:rPr>
                <w:delText>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914" w:author="pluto" w:date="2026-08-25T16:59:1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915" w:author="pluto" w:date="2026-08-25T16:59:18Z"/>
                <w:kern w:val="0"/>
                <w:szCs w:val="20"/>
              </w:rPr>
            </w:pPr>
            <w:del w:id="1916" w:author="pluto" w:date="2026-08-25T16:59:18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917" w:author="pluto" w:date="2026-08-25T16:59:18Z"/>
                <w:kern w:val="0"/>
                <w:szCs w:val="20"/>
              </w:rPr>
            </w:pPr>
            <w:del w:id="1918" w:author="pluto" w:date="2026-08-25T16:59:18Z">
              <w:r>
                <w:rPr>
                  <w:kern w:val="0"/>
                  <w:szCs w:val="20"/>
                </w:rPr>
                <w:delText>MW_BM_FIELDWORK_RECEIPT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919" w:author="pluto" w:date="2026-08-25T16:59:18Z"/>
                <w:kern w:val="0"/>
                <w:szCs w:val="20"/>
              </w:rPr>
            </w:pPr>
            <w:del w:id="1920" w:author="pluto" w:date="2026-08-25T16:59:18Z">
              <w:r>
                <w:rPr>
                  <w:kern w:val="0"/>
                  <w:szCs w:val="20"/>
                </w:rPr>
                <w:delText>业务外复工单回填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1921" w:author="pluto" w:date="2026-08-25T16:59:1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1922" w:author="pluto" w:date="2026-08-25T16:59:18Z"/>
                <w:kern w:val="0"/>
                <w:szCs w:val="20"/>
              </w:rPr>
            </w:pPr>
            <w:del w:id="1923" w:author="pluto" w:date="2026-08-25T16:59:18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1924" w:author="pluto" w:date="2026-08-25T16:59:18Z"/>
                <w:kern w:val="0"/>
                <w:szCs w:val="20"/>
              </w:rPr>
            </w:pPr>
            <w:del w:id="1925" w:author="pluto" w:date="2026-08-25T16:59:18Z">
              <w:r>
                <w:rPr>
                  <w:kern w:val="0"/>
                  <w:szCs w:val="20"/>
                </w:rPr>
                <w:delText>BM_DTL_PERSONCOUNT_CHANGE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1926" w:author="pluto" w:date="2026-08-25T16:59:18Z"/>
                <w:kern w:val="0"/>
                <w:szCs w:val="20"/>
              </w:rPr>
            </w:pPr>
            <w:del w:id="1927" w:author="pluto" w:date="2026-08-25T16:59:18Z">
              <w:r>
                <w:rPr>
                  <w:kern w:val="0"/>
                  <w:szCs w:val="20"/>
                </w:rPr>
                <w:delText>人口数变更工单</w:delText>
              </w:r>
            </w:del>
          </w:p>
        </w:tc>
      </w:tr>
    </w:tbl>
    <w:p>
      <w:pPr>
        <w:bidi w:val="0"/>
        <w:rPr>
          <w:del w:id="1928" w:author="pluto" w:date="2026-08-25T16:45:08Z"/>
        </w:rPr>
      </w:pPr>
      <w:del w:id="1929" w:author="pluto" w:date="2026-08-25T16:59:18Z">
        <w:r>
          <w:rPr>
            <w:kern w:val="0"/>
            <w:szCs w:val="20"/>
          </w:rPr>
          <w:delText>CM_CUSTOMERBIND_RECORD客户绑定记录</w:delText>
        </w:r>
      </w:del>
    </w:p>
    <w:p>
      <w:pPr>
        <w:bidi w:val="0"/>
        <w:rPr>
          <w:del w:id="1930" w:author="pluto" w:date="2026-08-25T16:45:08Z"/>
        </w:rPr>
      </w:pPr>
    </w:p>
    <w:p>
      <w:pPr>
        <w:bidi w:val="0"/>
        <w:rPr>
          <w:del w:id="1931" w:author="pluto" w:date="2026-08-25T16:45:08Z"/>
        </w:rPr>
      </w:pPr>
    </w:p>
    <w:p>
      <w:pPr>
        <w:bidi w:val="0"/>
        <w:rPr>
          <w:del w:id="1932" w:author="pluto" w:date="2026-08-24T15:13:23Z"/>
        </w:rPr>
      </w:pPr>
    </w:p>
    <w:p>
      <w:pPr>
        <w:pStyle w:val="3"/>
        <w:bidi w:val="0"/>
        <w:pPrChange w:id="1933" w:author="pluto" w:date="2026-08-24T15:13:24Z">
          <w:pPr>
            <w:bidi w:val="0"/>
          </w:pPr>
        </w:pPrChange>
      </w:pPr>
      <w:ins w:id="1934" w:author="pluto" w:date="2026-08-24T15:13:49Z">
        <w:r>
          <w:rPr>
            <w:rFonts w:hint="eastAsia"/>
            <w:lang w:val="en-US" w:eastAsia="zh-CN"/>
          </w:rPr>
          <w:t>统计</w:t>
        </w:r>
      </w:ins>
      <w:ins w:id="1935" w:author="pluto" w:date="2026-08-24T15:13:50Z">
        <w:r>
          <w:rPr>
            <w:rFonts w:hint="eastAsia"/>
            <w:lang w:val="en-US" w:eastAsia="zh-CN"/>
          </w:rPr>
          <w:t>分析</w:t>
        </w:r>
      </w:ins>
      <w:ins w:id="1936" w:author="pluto" w:date="2026-08-24T15:13:52Z">
        <w:r>
          <w:rPr>
            <w:rFonts w:hint="eastAsia"/>
            <w:lang w:val="en-US" w:eastAsia="zh-CN"/>
          </w:rPr>
          <w:t>数据</w:t>
        </w:r>
      </w:ins>
    </w:p>
    <w:p>
      <w:pPr>
        <w:pStyle w:val="4"/>
        <w:rPr>
          <w:ins w:id="1937" w:author="pluto" w:date="2026-08-24T15:14:44Z"/>
          <w:rFonts w:hint="eastAsia"/>
        </w:rPr>
      </w:pPr>
      <w:ins w:id="1938" w:author="pluto" w:date="2026-08-24T15:14:48Z">
        <w:r>
          <w:rPr>
            <w:rFonts w:hint="eastAsia"/>
            <w:lang w:val="en-US" w:eastAsia="zh-CN"/>
          </w:rPr>
          <w:t>报表</w:t>
        </w:r>
      </w:ins>
      <w:ins w:id="1939" w:author="pluto" w:date="2026-08-24T15:14:44Z">
        <w:r>
          <w:rPr>
            <w:rFonts w:hint="eastAsia"/>
          </w:rPr>
          <w:t>信息</w:t>
        </w:r>
      </w:ins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6261"/>
        <w:gridCol w:w="1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940" w:author="pluto" w:date="2026-08-24T15:14:4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941" w:author="pluto" w:date="2026-08-24T15:14:44Z"/>
                <w:b/>
                <w:bCs/>
                <w:kern w:val="0"/>
                <w:szCs w:val="20"/>
              </w:rPr>
            </w:pPr>
            <w:ins w:id="1942" w:author="pluto" w:date="2026-08-24T15:14:44Z">
              <w:r>
                <w:rPr>
                  <w:b/>
                  <w:bCs/>
                  <w:kern w:val="0"/>
                  <w:szCs w:val="20"/>
                </w:rPr>
                <w:t>序号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1943" w:author="pluto" w:date="2026-08-24T15:14:44Z"/>
                <w:b/>
                <w:bCs/>
                <w:kern w:val="0"/>
                <w:szCs w:val="20"/>
              </w:rPr>
            </w:pPr>
            <w:ins w:id="1944" w:author="pluto" w:date="2026-08-24T15:14:44Z">
              <w:r>
                <w:rPr>
                  <w:b/>
                  <w:bCs/>
                  <w:kern w:val="0"/>
                  <w:szCs w:val="20"/>
                </w:rPr>
                <w:t>表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1945" w:author="pluto" w:date="2026-08-24T15:14:44Z"/>
                <w:b/>
                <w:bCs/>
                <w:kern w:val="0"/>
                <w:szCs w:val="20"/>
              </w:rPr>
            </w:pPr>
            <w:ins w:id="1946" w:author="pluto" w:date="2026-08-24T15:14:44Z">
              <w:r>
                <w:rPr>
                  <w:b/>
                  <w:bCs/>
                  <w:kern w:val="0"/>
                  <w:szCs w:val="20"/>
                </w:rPr>
                <w:t>名称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947" w:author="pluto" w:date="2026-08-24T15:14:44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948" w:author="pluto" w:date="2026-08-24T15:14:44Z"/>
                <w:kern w:val="0"/>
                <w:szCs w:val="20"/>
              </w:rPr>
            </w:pPr>
            <w:ins w:id="1949" w:author="pluto" w:date="2026-08-24T15:14:44Z">
              <w:r>
                <w:rPr>
                  <w:kern w:val="0"/>
                  <w:szCs w:val="20"/>
                </w:rPr>
                <w:t>1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1950" w:author="pluto" w:date="2026-08-24T15:14:44Z"/>
                <w:kern w:val="0"/>
                <w:szCs w:val="20"/>
              </w:rPr>
            </w:pPr>
            <w:ins w:id="1951" w:author="pluto" w:date="2026-08-24T15:14:44Z">
              <w:r>
                <w:rPr>
                  <w:kern w:val="0"/>
                  <w:szCs w:val="20"/>
                </w:rPr>
                <w:t>CSM_REPORT2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1952" w:author="pluto" w:date="2026-08-24T15:14:44Z"/>
                <w:rFonts w:hint="eastAsia" w:eastAsia="仿宋"/>
                <w:kern w:val="0"/>
                <w:szCs w:val="20"/>
                <w:lang w:val="en-US" w:eastAsia="zh-CN"/>
              </w:rPr>
            </w:pPr>
            <w:ins w:id="1953" w:author="pluto" w:date="2026-08-24T15:14:44Z">
              <w:r>
                <w:rPr>
                  <w:kern w:val="0"/>
                  <w:szCs w:val="20"/>
                </w:rPr>
                <w:t>报表</w:t>
              </w:r>
            </w:ins>
            <w:ins w:id="1954" w:author="pluto" w:date="2026-08-24T15:14:5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配置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955" w:author="pluto" w:date="2026-08-25T16:48:03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956" w:author="pluto" w:date="2026-08-25T16:48:03Z"/>
                <w:rFonts w:hint="eastAsia" w:eastAsia="仿宋"/>
                <w:kern w:val="0"/>
                <w:szCs w:val="20"/>
                <w:lang w:val="en-US" w:eastAsia="zh-CN"/>
              </w:rPr>
            </w:pPr>
            <w:ins w:id="1957" w:author="pluto" w:date="2026-08-25T16:48:3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1958" w:author="pluto" w:date="2026-08-25T16:48:03Z"/>
                <w:kern w:val="0"/>
                <w:szCs w:val="20"/>
              </w:rPr>
            </w:pPr>
            <w:ins w:id="1959" w:author="pluto" w:date="2026-08-25T16:48:22Z">
              <w:r>
                <w:rPr>
                  <w:kern w:val="0"/>
                  <w:szCs w:val="20"/>
                </w:rPr>
                <w:t>CSM</w:t>
              </w:r>
            </w:ins>
            <w:ins w:id="1960" w:author="pluto" w:date="2026-08-25T16:48:26Z">
              <w:r>
                <w:rPr>
                  <w:rFonts w:hint="default"/>
                  <w:kern w:val="0"/>
                  <w:szCs w:val="20"/>
                  <w:lang w:val="en-US" w:eastAsia="zh-CN"/>
                  <w:rPrChange w:id="1961" w:author="pluto" w:date="2026-08-25T16:48:33Z">
                    <w:rPr>
                      <w:rFonts w:hint="eastAsia"/>
                      <w:kern w:val="0"/>
                      <w:szCs w:val="20"/>
                      <w:lang w:val="en-US" w:eastAsia="zh-CN"/>
                    </w:rPr>
                  </w:rPrChange>
                </w:rPr>
                <w:t>_</w:t>
              </w:r>
            </w:ins>
            <w:ins w:id="1962" w:author="pluto" w:date="2026-08-25T16:48:27Z">
              <w:r>
                <w:rPr>
                  <w:rFonts w:hint="default"/>
                  <w:kern w:val="0"/>
                  <w:szCs w:val="20"/>
                  <w:lang w:val="en-US" w:eastAsia="zh-CN"/>
                  <w:rPrChange w:id="1963" w:author="pluto" w:date="2026-08-25T16:48:33Z">
                    <w:rPr>
                      <w:rFonts w:hint="eastAsia"/>
                      <w:kern w:val="0"/>
                      <w:szCs w:val="20"/>
                      <w:lang w:val="en-US" w:eastAsia="zh-CN"/>
                    </w:rPr>
                  </w:rPrChange>
                </w:rPr>
                <w:t>BM</w:t>
              </w:r>
            </w:ins>
            <w:ins w:id="1964" w:author="pluto" w:date="2026-08-25T16:48:22Z">
              <w:r>
                <w:rPr>
                  <w:kern w:val="0"/>
                  <w:szCs w:val="20"/>
                </w:rPr>
                <w:t>_REPORT</w:t>
              </w:r>
            </w:ins>
            <w:ins w:id="1965" w:author="pluto" w:date="2026-08-25T16:48:24Z">
              <w:r>
                <w:rPr>
                  <w:rFonts w:hint="default"/>
                  <w:kern w:val="0"/>
                  <w:szCs w:val="20"/>
                  <w:lang w:val="en-US" w:eastAsia="zh-CN"/>
                  <w:rPrChange w:id="1966" w:author="pluto" w:date="2026-08-25T16:48:33Z">
                    <w:rPr>
                      <w:rFonts w:hint="eastAsia"/>
                      <w:kern w:val="0"/>
                      <w:szCs w:val="20"/>
                      <w:lang w:val="en-US" w:eastAsia="zh-CN"/>
                    </w:rPr>
                  </w:rPrChange>
                </w:rPr>
                <w:t>.</w:t>
              </w:r>
            </w:ins>
            <w:ins w:id="1967" w:author="pluto" w:date="2026-08-25T16:48:04Z">
              <w:r>
                <w:rPr>
                  <w:rFonts w:hint="default" w:ascii="Times New Roman" w:hAnsi="Times New Roman"/>
                  <w:kern w:val="0"/>
                  <w:sz w:val="28"/>
                  <w:szCs w:val="20"/>
                  <w:highlight w:val="none"/>
                  <w:rPrChange w:id="1968" w:author="pluto" w:date="2026-08-25T16:48:33Z">
                    <w:rPr>
                      <w:rFonts w:hint="eastAsia" w:ascii="Courier New" w:hAnsi="Courier New"/>
                      <w:sz w:val="20"/>
                      <w:szCs w:val="24"/>
                      <w:highlight w:val="white"/>
                    </w:rPr>
                  </w:rPrChange>
                </w:rPr>
                <w:t>RPT_WATER_CHARGES_YS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1969" w:author="pluto" w:date="2026-08-25T16:48:03Z"/>
                <w:rFonts w:hint="default" w:eastAsia="仿宋"/>
                <w:kern w:val="0"/>
                <w:szCs w:val="20"/>
                <w:lang w:val="en-US" w:eastAsia="zh-CN"/>
              </w:rPr>
            </w:pPr>
            <w:ins w:id="1970" w:author="pluto" w:date="2026-08-25T16:48:09Z">
              <w:r>
                <w:rPr>
                  <w:rFonts w:hint="default"/>
                  <w:kern w:val="0"/>
                  <w:szCs w:val="20"/>
                  <w:lang w:val="en-US" w:eastAsia="zh-CN"/>
                  <w:rPrChange w:id="1971" w:author="pluto" w:date="2026-08-25T16:48:33Z">
                    <w:rPr>
                      <w:rFonts w:hint="eastAsia"/>
                      <w:kern w:val="0"/>
                      <w:szCs w:val="20"/>
                      <w:lang w:val="en-US" w:eastAsia="zh-CN"/>
                    </w:rPr>
                  </w:rPrChange>
                </w:rPr>
                <w:t>应收</w:t>
              </w:r>
            </w:ins>
            <w:ins w:id="1972" w:author="pluto" w:date="2026-08-25T16:48:11Z">
              <w:r>
                <w:rPr>
                  <w:rFonts w:hint="default"/>
                  <w:kern w:val="0"/>
                  <w:szCs w:val="20"/>
                  <w:lang w:val="en-US" w:eastAsia="zh-CN"/>
                  <w:rPrChange w:id="1973" w:author="pluto" w:date="2026-08-25T16:48:33Z">
                    <w:rPr>
                      <w:rFonts w:hint="eastAsia"/>
                      <w:kern w:val="0"/>
                      <w:szCs w:val="20"/>
                      <w:lang w:val="en-US" w:eastAsia="zh-CN"/>
                    </w:rPr>
                  </w:rPrChange>
                </w:rPr>
                <w:t>明细</w:t>
              </w:r>
            </w:ins>
            <w:ins w:id="1974" w:author="pluto" w:date="2026-08-25T16:48:14Z">
              <w:r>
                <w:rPr>
                  <w:rFonts w:hint="default"/>
                  <w:kern w:val="0"/>
                  <w:szCs w:val="20"/>
                  <w:lang w:val="en-US" w:eastAsia="zh-CN"/>
                  <w:rPrChange w:id="1975" w:author="pluto" w:date="2026-08-25T16:48:33Z">
                    <w:rPr>
                      <w:rFonts w:hint="eastAsia"/>
                      <w:kern w:val="0"/>
                      <w:szCs w:val="20"/>
                      <w:lang w:val="en-US" w:eastAsia="zh-CN"/>
                    </w:rPr>
                  </w:rPrChange>
                </w:rPr>
                <w:t>报表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976" w:author="pluto" w:date="2026-08-25T16:48:38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977" w:author="pluto" w:date="2026-08-25T16:48:38Z"/>
                <w:rFonts w:hint="default"/>
                <w:kern w:val="0"/>
                <w:szCs w:val="20"/>
                <w:lang w:val="en-US" w:eastAsia="zh-CN"/>
              </w:rPr>
            </w:pPr>
            <w:ins w:id="1978" w:author="pluto" w:date="2026-08-25T16:49:2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1979" w:author="pluto" w:date="2026-08-25T16:48:38Z"/>
                <w:kern w:val="0"/>
                <w:szCs w:val="20"/>
              </w:rPr>
            </w:pPr>
            <w:ins w:id="1980" w:author="pluto" w:date="2026-08-25T16:49:08Z">
              <w:r>
                <w:rPr>
                  <w:kern w:val="0"/>
                  <w:szCs w:val="20"/>
                </w:rPr>
                <w:t>CSM</w:t>
              </w:r>
            </w:ins>
            <w:ins w:id="1981" w:author="pluto" w:date="2026-08-25T16:49:08Z">
              <w:r>
                <w:rPr>
                  <w:rFonts w:hint="default"/>
                  <w:kern w:val="0"/>
                  <w:szCs w:val="20"/>
                  <w:lang w:val="en-US" w:eastAsia="zh-CN"/>
                </w:rPr>
                <w:t>_BM</w:t>
              </w:r>
            </w:ins>
            <w:ins w:id="1982" w:author="pluto" w:date="2026-08-25T16:49:08Z">
              <w:r>
                <w:rPr>
                  <w:kern w:val="0"/>
                  <w:szCs w:val="20"/>
                </w:rPr>
                <w:t>_REPORT</w:t>
              </w:r>
            </w:ins>
            <w:ins w:id="1983" w:author="pluto" w:date="2026-08-25T16:49:08Z">
              <w:r>
                <w:rPr>
                  <w:rFonts w:hint="default"/>
                  <w:kern w:val="0"/>
                  <w:szCs w:val="20"/>
                  <w:lang w:val="en-US" w:eastAsia="zh-CN"/>
                </w:rPr>
                <w:t>.</w:t>
              </w:r>
            </w:ins>
            <w:ins w:id="1984" w:author="pluto" w:date="2026-08-25T16:49:08Z">
              <w:r>
                <w:rPr>
                  <w:rFonts w:hint="default" w:ascii="Times New Roman" w:hAnsi="Times New Roman"/>
                  <w:kern w:val="0"/>
                  <w:sz w:val="28"/>
                  <w:szCs w:val="20"/>
                </w:rPr>
                <w:t>RPT_WATER_CHARGES_</w:t>
              </w:r>
            </w:ins>
            <w:ins w:id="1985" w:author="pluto" w:date="2026-08-25T16:49:10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S</w:t>
              </w:r>
            </w:ins>
            <w:ins w:id="1986" w:author="pluto" w:date="2026-08-25T16:49:08Z">
              <w:r>
                <w:rPr>
                  <w:rFonts w:hint="default" w:ascii="Times New Roman" w:hAnsi="Times New Roman"/>
                  <w:kern w:val="0"/>
                  <w:sz w:val="28"/>
                  <w:szCs w:val="20"/>
                </w:rPr>
                <w:t>S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1987" w:author="pluto" w:date="2026-08-25T16:48:38Z"/>
                <w:rFonts w:hint="default"/>
                <w:kern w:val="0"/>
                <w:szCs w:val="20"/>
                <w:lang w:val="en-US" w:eastAsia="zh-CN"/>
              </w:rPr>
            </w:pPr>
            <w:ins w:id="1988" w:author="pluto" w:date="2026-08-25T16:49:20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实</w:t>
              </w:r>
            </w:ins>
            <w:ins w:id="1989" w:author="pluto" w:date="2026-08-25T16:49:14Z">
              <w:r>
                <w:rPr>
                  <w:rFonts w:hint="default"/>
                  <w:kern w:val="0"/>
                  <w:szCs w:val="20"/>
                  <w:lang w:val="en-US" w:eastAsia="zh-CN"/>
                </w:rPr>
                <w:t>收明细报表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ins w:id="1990" w:author="pluto" w:date="2026-08-25T16:49:25Z"/>
        </w:trPr>
        <w:tc>
          <w:tcPr>
            <w:tcW w:w="850" w:type="dxa"/>
            <w:vAlign w:val="center"/>
          </w:tcPr>
          <w:p>
            <w:pPr>
              <w:jc w:val="center"/>
              <w:rPr>
                <w:ins w:id="1991" w:author="pluto" w:date="2026-08-25T16:49:25Z"/>
                <w:rFonts w:hint="default"/>
                <w:kern w:val="0"/>
                <w:szCs w:val="20"/>
                <w:lang w:val="en-US" w:eastAsia="zh-CN"/>
              </w:rPr>
            </w:pPr>
            <w:ins w:id="1992" w:author="pluto" w:date="2026-08-25T16:49:2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ins w:id="1993" w:author="pluto" w:date="2026-08-25T16:49:25Z"/>
                <w:rFonts w:hint="default" w:eastAsia="仿宋"/>
                <w:kern w:val="0"/>
                <w:szCs w:val="20"/>
                <w:lang w:val="en-US" w:eastAsia="zh-CN"/>
              </w:rPr>
            </w:pPr>
            <w:ins w:id="1994" w:author="pluto" w:date="2026-08-25T16:49:44Z">
              <w:r>
                <w:rPr>
                  <w:kern w:val="0"/>
                  <w:szCs w:val="20"/>
                </w:rPr>
                <w:t>CSM</w:t>
              </w:r>
            </w:ins>
            <w:ins w:id="1995" w:author="pluto" w:date="2026-08-25T16:49:44Z">
              <w:r>
                <w:rPr>
                  <w:rFonts w:hint="default"/>
                  <w:kern w:val="0"/>
                  <w:szCs w:val="20"/>
                  <w:lang w:val="en-US" w:eastAsia="zh-CN"/>
                </w:rPr>
                <w:t>_BM</w:t>
              </w:r>
            </w:ins>
            <w:ins w:id="1996" w:author="pluto" w:date="2026-08-25T16:49:44Z">
              <w:r>
                <w:rPr>
                  <w:kern w:val="0"/>
                  <w:szCs w:val="20"/>
                </w:rPr>
                <w:t>_REPORT</w:t>
              </w:r>
            </w:ins>
            <w:ins w:id="1997" w:author="pluto" w:date="2026-08-25T16:49:44Z">
              <w:r>
                <w:rPr>
                  <w:rFonts w:hint="default"/>
                  <w:kern w:val="0"/>
                  <w:szCs w:val="20"/>
                  <w:lang w:val="en-US" w:eastAsia="zh-CN"/>
                </w:rPr>
                <w:t>.</w:t>
              </w:r>
            </w:ins>
            <w:ins w:id="1998" w:author="pluto" w:date="2026-08-25T16:49:44Z">
              <w:r>
                <w:rPr>
                  <w:rFonts w:hint="default" w:ascii="Times New Roman" w:hAnsi="Times New Roman"/>
                  <w:kern w:val="0"/>
                  <w:sz w:val="28"/>
                  <w:szCs w:val="20"/>
                </w:rPr>
                <w:t>RPT_</w:t>
              </w:r>
            </w:ins>
            <w:ins w:id="1999" w:author="pluto" w:date="2026-08-25T16:49:47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SS_</w:t>
              </w:r>
            </w:ins>
            <w:ins w:id="2000" w:author="pluto" w:date="2026-08-25T16:49:49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AD</w:t>
              </w:r>
            </w:ins>
            <w:ins w:id="2001" w:author="pluto" w:date="2026-08-25T16:49:51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JU</w:t>
              </w:r>
            </w:ins>
            <w:ins w:id="2002" w:author="pluto" w:date="2026-08-25T16:49:52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ST</w:t>
              </w:r>
            </w:ins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ins w:id="2003" w:author="pluto" w:date="2026-08-25T16:49:25Z"/>
                <w:rFonts w:hint="eastAsia"/>
                <w:kern w:val="0"/>
                <w:szCs w:val="20"/>
                <w:lang w:val="en-US" w:eastAsia="zh-CN"/>
              </w:rPr>
            </w:pPr>
            <w:ins w:id="2004" w:author="pluto" w:date="2026-08-25T16:50:02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订正</w:t>
              </w:r>
            </w:ins>
            <w:ins w:id="2005" w:author="pluto" w:date="2026-08-25T16:49:57Z">
              <w:r>
                <w:rPr>
                  <w:rFonts w:hint="default"/>
                  <w:kern w:val="0"/>
                  <w:szCs w:val="20"/>
                  <w:lang w:val="en-US" w:eastAsia="zh-CN"/>
                </w:rPr>
                <w:t>明细报表</w:t>
              </w:r>
            </w:ins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pStyle w:val="2"/>
      </w:pPr>
      <w:bookmarkStart w:id="21" w:name="_Toc19751"/>
      <w:r>
        <w:rPr>
          <w:rFonts w:hint="eastAsia"/>
        </w:rPr>
        <w:t>管理类</w:t>
      </w:r>
      <w:bookmarkEnd w:id="21"/>
      <w:r>
        <w:rPr>
          <w:rFonts w:hint="eastAsia"/>
        </w:rPr>
        <w:tab/>
      </w:r>
    </w:p>
    <w:p>
      <w:pPr>
        <w:pStyle w:val="3"/>
        <w:rPr>
          <w:del w:id="2006" w:author="pluto" w:date="2026-08-25T16:57:13Z"/>
        </w:rPr>
      </w:pPr>
      <w:del w:id="2007" w:author="pluto" w:date="2026-08-25T16:57:13Z">
        <w:bookmarkStart w:id="22" w:name="_Toc9741"/>
        <w:r>
          <w:rPr>
            <w:rFonts w:hint="eastAsia"/>
          </w:rPr>
          <w:delText>行政办公管理数据</w:delText>
        </w:r>
        <w:bookmarkEnd w:id="22"/>
      </w:del>
      <w:del w:id="2008" w:author="pluto" w:date="2026-08-25T16:57:13Z">
        <w:r>
          <w:rPr>
            <w:rFonts w:hint="eastAsia"/>
          </w:rPr>
          <w:tab/>
        </w:r>
      </w:del>
    </w:p>
    <w:p>
      <w:pPr>
        <w:pStyle w:val="4"/>
        <w:rPr>
          <w:del w:id="2009" w:author="pluto" w:date="2026-08-25T16:57:13Z"/>
          <w:rFonts w:hint="eastAsia"/>
        </w:rPr>
      </w:pPr>
      <w:del w:id="2010" w:author="pluto" w:date="2026-08-25T16:57:13Z">
        <w:bookmarkStart w:id="23" w:name="_Toc12414"/>
        <w:r>
          <w:rPr>
            <w:rFonts w:hint="eastAsia"/>
          </w:rPr>
          <w:delText>合同基础信息</w:delText>
        </w:r>
        <w:bookmarkEnd w:id="23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11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12" w:author="pluto" w:date="2026-08-25T16:57:13Z"/>
                <w:b/>
                <w:bCs/>
                <w:kern w:val="0"/>
                <w:szCs w:val="20"/>
              </w:rPr>
            </w:pPr>
            <w:del w:id="2013" w:author="pluto" w:date="2026-08-25T16:57:13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14" w:author="pluto" w:date="2026-08-25T16:57:13Z"/>
                <w:b/>
                <w:bCs/>
                <w:kern w:val="0"/>
                <w:szCs w:val="20"/>
              </w:rPr>
            </w:pPr>
            <w:del w:id="2015" w:author="pluto" w:date="2026-08-25T16:57:13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16" w:author="pluto" w:date="2026-08-25T16:57:13Z"/>
                <w:b/>
                <w:bCs/>
                <w:kern w:val="0"/>
                <w:szCs w:val="20"/>
              </w:rPr>
            </w:pPr>
            <w:del w:id="2017" w:author="pluto" w:date="2026-08-25T16:57:13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18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19" w:author="pluto" w:date="2026-08-25T16:57:13Z"/>
                <w:kern w:val="0"/>
                <w:szCs w:val="20"/>
              </w:rPr>
            </w:pPr>
            <w:del w:id="2020" w:author="pluto" w:date="2026-08-25T16:57:13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21" w:author="pluto" w:date="2026-08-25T16:57:13Z"/>
                <w:kern w:val="0"/>
                <w:szCs w:val="20"/>
              </w:rPr>
            </w:pPr>
            <w:del w:id="2022" w:author="pluto" w:date="2026-08-25T16:57:13Z">
              <w:r>
                <w:rPr>
                  <w:kern w:val="0"/>
                  <w:szCs w:val="20"/>
                </w:rPr>
                <w:delText>CM_MICROPAYMENT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23" w:author="pluto" w:date="2026-08-25T16:57:13Z"/>
                <w:kern w:val="0"/>
                <w:szCs w:val="20"/>
              </w:rPr>
            </w:pPr>
            <w:del w:id="2024" w:author="pluto" w:date="2026-08-25T16:57:13Z">
              <w:r>
                <w:rPr>
                  <w:kern w:val="0"/>
                  <w:szCs w:val="20"/>
                </w:rPr>
                <w:delText>托收资料</w:delText>
              </w:r>
            </w:del>
          </w:p>
        </w:tc>
      </w:tr>
    </w:tbl>
    <w:tbl>
      <w:tblPr>
        <w:tblStyle w:val="38"/>
        <w:tblpPr w:leftFromText="180" w:rightFromText="180" w:vertAnchor="text" w:horzAnchor="page" w:tblpX="1795" w:tblpY="501"/>
        <w:tblOverlap w:val="never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25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26" w:author="pluto" w:date="2026-08-25T16:57:13Z"/>
                <w:b/>
                <w:bCs/>
                <w:kern w:val="0"/>
                <w:szCs w:val="20"/>
              </w:rPr>
            </w:pPr>
            <w:del w:id="2027" w:author="pluto" w:date="2026-08-25T16:57:13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28" w:author="pluto" w:date="2026-08-25T16:57:13Z"/>
                <w:b/>
                <w:bCs/>
                <w:kern w:val="0"/>
                <w:szCs w:val="20"/>
              </w:rPr>
            </w:pPr>
            <w:del w:id="2029" w:author="pluto" w:date="2026-08-25T16:57:13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30" w:author="pluto" w:date="2026-08-25T16:57:13Z"/>
                <w:b/>
                <w:bCs/>
                <w:kern w:val="0"/>
                <w:szCs w:val="20"/>
              </w:rPr>
            </w:pPr>
            <w:del w:id="2031" w:author="pluto" w:date="2026-08-25T16:57:13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32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33" w:author="pluto" w:date="2026-08-25T16:57:13Z"/>
                <w:kern w:val="0"/>
                <w:szCs w:val="20"/>
              </w:rPr>
            </w:pPr>
            <w:del w:id="2034" w:author="pluto" w:date="2026-08-25T16:57:13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35" w:author="pluto" w:date="2026-08-25T16:57:13Z"/>
                <w:kern w:val="0"/>
                <w:szCs w:val="20"/>
              </w:rPr>
            </w:pPr>
            <w:del w:id="2036" w:author="pluto" w:date="2026-08-25T16:57:13Z">
              <w:r>
                <w:rPr>
                  <w:kern w:val="0"/>
                  <w:szCs w:val="20"/>
                </w:rPr>
                <w:delText>MW_MEDIA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37" w:author="pluto" w:date="2026-08-25T16:57:13Z"/>
                <w:kern w:val="0"/>
                <w:szCs w:val="20"/>
              </w:rPr>
            </w:pPr>
            <w:del w:id="2038" w:author="pluto" w:date="2026-08-25T16:57:13Z">
              <w:r>
                <w:rPr>
                  <w:kern w:val="0"/>
                  <w:szCs w:val="20"/>
                </w:rPr>
                <w:delText>多媒体文件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39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40" w:author="pluto" w:date="2026-08-25T16:57:13Z"/>
                <w:kern w:val="0"/>
                <w:szCs w:val="20"/>
              </w:rPr>
            </w:pPr>
            <w:del w:id="2041" w:author="pluto" w:date="2026-08-25T16:57:1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42" w:author="pluto" w:date="2026-08-25T16:57:13Z"/>
                <w:kern w:val="0"/>
                <w:szCs w:val="20"/>
              </w:rPr>
            </w:pPr>
            <w:del w:id="2043" w:author="pluto" w:date="2026-08-25T16:57:13Z">
              <w:r>
                <w:rPr>
                  <w:kern w:val="0"/>
                  <w:szCs w:val="20"/>
                </w:rPr>
                <w:delText>func_getWords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44" w:author="pluto" w:date="2026-08-25T16:57:13Z"/>
                <w:kern w:val="0"/>
                <w:szCs w:val="20"/>
              </w:rPr>
            </w:pPr>
            <w:del w:id="2045" w:author="pluto" w:date="2026-08-25T16:57:13Z">
              <w:r>
                <w:rPr>
                  <w:kern w:val="0"/>
                  <w:szCs w:val="20"/>
                </w:rPr>
                <w:delText>取得所有词语值集合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2046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47" w:author="pluto" w:date="2026-08-25T16:57:13Z"/>
                <w:kern w:val="0"/>
                <w:szCs w:val="20"/>
              </w:rPr>
            </w:pPr>
            <w:del w:id="2048" w:author="pluto" w:date="2026-08-25T16:57:13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49" w:author="pluto" w:date="2026-08-25T16:57:13Z"/>
                <w:kern w:val="0"/>
                <w:szCs w:val="20"/>
              </w:rPr>
            </w:pPr>
            <w:del w:id="2050" w:author="pluto" w:date="2026-08-25T16:57:13Z">
              <w:r>
                <w:rPr>
                  <w:kern w:val="0"/>
                  <w:szCs w:val="20"/>
                </w:rPr>
                <w:delText>func_getalphas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51" w:author="pluto" w:date="2026-08-25T16:57:13Z"/>
                <w:kern w:val="0"/>
                <w:szCs w:val="20"/>
              </w:rPr>
            </w:pPr>
            <w:del w:id="2052" w:author="pluto" w:date="2026-08-25T16:57:13Z">
              <w:r>
                <w:rPr>
                  <w:kern w:val="0"/>
                  <w:szCs w:val="20"/>
                </w:rPr>
                <w:delText>返回字符串中的所有字母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53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54" w:author="pluto" w:date="2026-08-25T16:57:13Z"/>
                <w:kern w:val="0"/>
                <w:szCs w:val="20"/>
              </w:rPr>
            </w:pPr>
            <w:del w:id="2055" w:author="pluto" w:date="2026-08-25T16:57:13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56" w:author="pluto" w:date="2026-08-25T16:57:13Z"/>
                <w:kern w:val="0"/>
                <w:szCs w:val="20"/>
              </w:rPr>
            </w:pPr>
            <w:del w:id="2057" w:author="pluto" w:date="2026-08-25T16:57:13Z">
              <w:r>
                <w:rPr>
                  <w:kern w:val="0"/>
                  <w:szCs w:val="20"/>
                </w:rPr>
                <w:delText>func_getcharlen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58" w:author="pluto" w:date="2026-08-25T16:57:13Z"/>
                <w:kern w:val="0"/>
                <w:szCs w:val="20"/>
              </w:rPr>
            </w:pPr>
            <w:del w:id="2059" w:author="pluto" w:date="2026-08-25T16:57:13Z">
              <w:r>
                <w:rPr>
                  <w:kern w:val="0"/>
                  <w:szCs w:val="20"/>
                </w:rPr>
                <w:delText>返回字母+数字字段 的字母长度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60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61" w:author="pluto" w:date="2026-08-25T16:57:13Z"/>
                <w:kern w:val="0"/>
                <w:szCs w:val="20"/>
              </w:rPr>
            </w:pPr>
            <w:del w:id="2062" w:author="pluto" w:date="2026-08-25T16:57:13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63" w:author="pluto" w:date="2026-08-25T16:57:13Z"/>
                <w:kern w:val="0"/>
                <w:szCs w:val="20"/>
              </w:rPr>
            </w:pPr>
            <w:del w:id="2064" w:author="pluto" w:date="2026-08-25T16:57:13Z">
              <w:r>
                <w:rPr>
                  <w:kern w:val="0"/>
                  <w:szCs w:val="20"/>
                </w:rPr>
                <w:delText>func_getnumbers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65" w:author="pluto" w:date="2026-08-25T16:57:13Z"/>
                <w:kern w:val="0"/>
                <w:szCs w:val="20"/>
              </w:rPr>
            </w:pPr>
            <w:del w:id="2066" w:author="pluto" w:date="2026-08-25T16:57:13Z">
              <w:r>
                <w:rPr>
                  <w:kern w:val="0"/>
                  <w:szCs w:val="20"/>
                </w:rPr>
                <w:delText>返回字符串中的所有数字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67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68" w:author="pluto" w:date="2026-08-25T16:57:13Z"/>
                <w:kern w:val="0"/>
                <w:szCs w:val="20"/>
              </w:rPr>
            </w:pPr>
            <w:del w:id="2069" w:author="pluto" w:date="2026-08-25T16:57:13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70" w:author="pluto" w:date="2026-08-25T16:57:13Z"/>
                <w:kern w:val="0"/>
                <w:szCs w:val="20"/>
              </w:rPr>
            </w:pPr>
            <w:del w:id="2071" w:author="pluto" w:date="2026-08-25T16:57:13Z">
              <w:r>
                <w:rPr>
                  <w:kern w:val="0"/>
                  <w:szCs w:val="20"/>
                </w:rPr>
                <w:delText>func_splitstring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72" w:author="pluto" w:date="2026-08-25T16:57:13Z"/>
                <w:kern w:val="0"/>
                <w:szCs w:val="20"/>
              </w:rPr>
            </w:pPr>
            <w:del w:id="2073" w:author="pluto" w:date="2026-08-25T16:57:13Z">
              <w:r>
                <w:rPr>
                  <w:kern w:val="0"/>
                  <w:szCs w:val="20"/>
                </w:rPr>
                <w:delText>使用指定字符拆解字符串，返回表结果</w:delText>
              </w:r>
            </w:del>
          </w:p>
        </w:tc>
      </w:tr>
    </w:tbl>
    <w:p>
      <w:pPr>
        <w:pStyle w:val="4"/>
        <w:rPr>
          <w:del w:id="2074" w:author="pluto" w:date="2026-08-25T16:57:13Z"/>
          <w:rFonts w:hint="eastAsia"/>
        </w:rPr>
      </w:pPr>
      <w:del w:id="2075" w:author="pluto" w:date="2026-08-25T16:57:13Z">
        <w:bookmarkStart w:id="24" w:name="_Toc2929"/>
        <w:r>
          <w:rPr>
            <w:rFonts w:hint="eastAsia"/>
          </w:rPr>
          <w:delText>档案信息</w:delText>
        </w:r>
        <w:bookmarkEnd w:id="24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76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77" w:author="pluto" w:date="2026-08-25T16:57:13Z"/>
                <w:b/>
                <w:bCs/>
                <w:kern w:val="0"/>
                <w:szCs w:val="20"/>
              </w:rPr>
            </w:pPr>
            <w:del w:id="2078" w:author="pluto" w:date="2026-08-25T16:57:13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79" w:author="pluto" w:date="2026-08-25T16:57:13Z"/>
                <w:b/>
                <w:bCs/>
                <w:kern w:val="0"/>
                <w:szCs w:val="20"/>
              </w:rPr>
            </w:pPr>
            <w:del w:id="2080" w:author="pluto" w:date="2026-08-25T16:57:13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81" w:author="pluto" w:date="2026-08-25T16:57:13Z"/>
                <w:b/>
                <w:bCs/>
                <w:kern w:val="0"/>
                <w:szCs w:val="20"/>
              </w:rPr>
            </w:pPr>
            <w:del w:id="2082" w:author="pluto" w:date="2026-08-25T16:57:13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83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84" w:author="pluto" w:date="2026-08-25T16:57:13Z"/>
                <w:kern w:val="0"/>
                <w:szCs w:val="20"/>
              </w:rPr>
            </w:pPr>
            <w:del w:id="2085" w:author="pluto" w:date="2026-08-25T16:57:13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86" w:author="pluto" w:date="2026-08-25T16:57:13Z"/>
                <w:kern w:val="0"/>
                <w:szCs w:val="20"/>
              </w:rPr>
            </w:pPr>
            <w:del w:id="2087" w:author="pluto" w:date="2026-08-25T16:57:13Z">
              <w:r>
                <w:rPr>
                  <w:kern w:val="0"/>
                  <w:szCs w:val="20"/>
                </w:rPr>
                <w:delText>MW_MEDIA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88" w:author="pluto" w:date="2026-08-25T16:57:13Z"/>
                <w:kern w:val="0"/>
                <w:szCs w:val="20"/>
              </w:rPr>
            </w:pPr>
            <w:del w:id="2089" w:author="pluto" w:date="2026-08-25T16:57:13Z">
              <w:r>
                <w:rPr>
                  <w:kern w:val="0"/>
                  <w:szCs w:val="20"/>
                </w:rPr>
                <w:delText>多媒体文件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90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91" w:author="pluto" w:date="2026-08-25T16:57:13Z"/>
                <w:kern w:val="0"/>
                <w:szCs w:val="20"/>
              </w:rPr>
            </w:pPr>
            <w:del w:id="2092" w:author="pluto" w:date="2026-08-25T16:57:1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093" w:author="pluto" w:date="2026-08-25T16:57:13Z"/>
                <w:kern w:val="0"/>
                <w:szCs w:val="20"/>
              </w:rPr>
            </w:pPr>
            <w:del w:id="2094" w:author="pluto" w:date="2026-08-25T16:57:13Z">
              <w:r>
                <w:rPr>
                  <w:kern w:val="0"/>
                  <w:szCs w:val="20"/>
                </w:rPr>
                <w:delText>func_getWords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095" w:author="pluto" w:date="2026-08-25T16:57:13Z"/>
                <w:kern w:val="0"/>
                <w:szCs w:val="20"/>
              </w:rPr>
            </w:pPr>
            <w:del w:id="2096" w:author="pluto" w:date="2026-08-25T16:57:13Z">
              <w:r>
                <w:rPr>
                  <w:kern w:val="0"/>
                  <w:szCs w:val="20"/>
                </w:rPr>
                <w:delText>取得所有词语值集合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097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098" w:author="pluto" w:date="2026-08-25T16:57:13Z"/>
                <w:kern w:val="0"/>
                <w:szCs w:val="20"/>
              </w:rPr>
            </w:pPr>
            <w:del w:id="2099" w:author="pluto" w:date="2026-08-25T16:57:13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00" w:author="pluto" w:date="2026-08-25T16:57:13Z"/>
                <w:kern w:val="0"/>
                <w:szCs w:val="20"/>
              </w:rPr>
            </w:pPr>
            <w:del w:id="2101" w:author="pluto" w:date="2026-08-25T16:57:13Z">
              <w:r>
                <w:rPr>
                  <w:kern w:val="0"/>
                  <w:szCs w:val="20"/>
                </w:rPr>
                <w:delText>func_getalphas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02" w:author="pluto" w:date="2026-08-25T16:57:13Z"/>
                <w:kern w:val="0"/>
                <w:szCs w:val="20"/>
              </w:rPr>
            </w:pPr>
            <w:del w:id="2103" w:author="pluto" w:date="2026-08-25T16:57:13Z">
              <w:r>
                <w:rPr>
                  <w:kern w:val="0"/>
                  <w:szCs w:val="20"/>
                </w:rPr>
                <w:delText>返回字符串中的所有字母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04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05" w:author="pluto" w:date="2026-08-25T16:57:13Z"/>
                <w:kern w:val="0"/>
                <w:szCs w:val="20"/>
              </w:rPr>
            </w:pPr>
            <w:del w:id="2106" w:author="pluto" w:date="2026-08-25T16:57:13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07" w:author="pluto" w:date="2026-08-25T16:57:13Z"/>
                <w:kern w:val="0"/>
                <w:szCs w:val="20"/>
              </w:rPr>
            </w:pPr>
            <w:del w:id="2108" w:author="pluto" w:date="2026-08-25T16:57:13Z">
              <w:r>
                <w:rPr>
                  <w:kern w:val="0"/>
                  <w:szCs w:val="20"/>
                </w:rPr>
                <w:delText>func_getcharlen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09" w:author="pluto" w:date="2026-08-25T16:57:13Z"/>
                <w:kern w:val="0"/>
                <w:szCs w:val="20"/>
              </w:rPr>
            </w:pPr>
            <w:del w:id="2110" w:author="pluto" w:date="2026-08-25T16:57:13Z">
              <w:r>
                <w:rPr>
                  <w:kern w:val="0"/>
                  <w:szCs w:val="20"/>
                </w:rPr>
                <w:delText>返回字母+数字字段 的字母长度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11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12" w:author="pluto" w:date="2026-08-25T16:57:13Z"/>
                <w:kern w:val="0"/>
                <w:szCs w:val="20"/>
              </w:rPr>
            </w:pPr>
            <w:del w:id="2113" w:author="pluto" w:date="2026-08-25T16:57:13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14" w:author="pluto" w:date="2026-08-25T16:57:13Z"/>
                <w:kern w:val="0"/>
                <w:szCs w:val="20"/>
              </w:rPr>
            </w:pPr>
            <w:del w:id="2115" w:author="pluto" w:date="2026-08-25T16:57:13Z">
              <w:r>
                <w:rPr>
                  <w:kern w:val="0"/>
                  <w:szCs w:val="20"/>
                </w:rPr>
                <w:delText>func_getnumbers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16" w:author="pluto" w:date="2026-08-25T16:57:13Z"/>
                <w:kern w:val="0"/>
                <w:szCs w:val="20"/>
              </w:rPr>
            </w:pPr>
            <w:del w:id="2117" w:author="pluto" w:date="2026-08-25T16:57:13Z">
              <w:r>
                <w:rPr>
                  <w:kern w:val="0"/>
                  <w:szCs w:val="20"/>
                </w:rPr>
                <w:delText>返回字符串中的所有数字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18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19" w:author="pluto" w:date="2026-08-25T16:57:13Z"/>
                <w:kern w:val="0"/>
                <w:szCs w:val="20"/>
              </w:rPr>
            </w:pPr>
            <w:del w:id="2120" w:author="pluto" w:date="2026-08-25T16:57:13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21" w:author="pluto" w:date="2026-08-25T16:57:13Z"/>
                <w:kern w:val="0"/>
                <w:szCs w:val="20"/>
              </w:rPr>
            </w:pPr>
            <w:del w:id="2122" w:author="pluto" w:date="2026-08-25T16:57:13Z">
              <w:r>
                <w:rPr>
                  <w:kern w:val="0"/>
                  <w:szCs w:val="20"/>
                </w:rPr>
                <w:delText>func_splitstring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23" w:author="pluto" w:date="2026-08-25T16:57:13Z"/>
                <w:kern w:val="0"/>
                <w:szCs w:val="20"/>
              </w:rPr>
            </w:pPr>
            <w:del w:id="2124" w:author="pluto" w:date="2026-08-25T16:57:13Z">
              <w:r>
                <w:rPr>
                  <w:kern w:val="0"/>
                  <w:szCs w:val="20"/>
                </w:rPr>
                <w:delText>使用指定字符拆解字符串，返回表结果</w:delText>
              </w:r>
            </w:del>
          </w:p>
        </w:tc>
      </w:tr>
    </w:tbl>
    <w:p>
      <w:pPr>
        <w:pStyle w:val="4"/>
        <w:rPr>
          <w:del w:id="2125" w:author="pluto" w:date="2026-08-25T16:57:13Z"/>
          <w:rFonts w:hint="eastAsia"/>
        </w:rPr>
      </w:pPr>
      <w:del w:id="2126" w:author="pluto" w:date="2026-08-25T16:57:13Z">
        <w:bookmarkStart w:id="25" w:name="_Toc7856"/>
        <w:r>
          <w:rPr>
            <w:rFonts w:hint="eastAsia"/>
          </w:rPr>
          <w:delText>收发文信息</w:delText>
        </w:r>
        <w:bookmarkEnd w:id="25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27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28" w:author="pluto" w:date="2026-08-25T16:57:13Z"/>
                <w:b/>
                <w:bCs/>
                <w:kern w:val="0"/>
                <w:szCs w:val="20"/>
              </w:rPr>
            </w:pPr>
            <w:del w:id="2129" w:author="pluto" w:date="2026-08-25T16:57:13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30" w:author="pluto" w:date="2026-08-25T16:57:13Z"/>
                <w:b/>
                <w:bCs/>
                <w:kern w:val="0"/>
                <w:szCs w:val="20"/>
              </w:rPr>
            </w:pPr>
            <w:del w:id="2131" w:author="pluto" w:date="2026-08-25T16:57:13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32" w:author="pluto" w:date="2026-08-25T16:57:13Z"/>
                <w:b/>
                <w:bCs/>
                <w:kern w:val="0"/>
                <w:szCs w:val="20"/>
              </w:rPr>
            </w:pPr>
            <w:del w:id="2133" w:author="pluto" w:date="2026-08-25T16:57:13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34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35" w:author="pluto" w:date="2026-08-25T16:57:13Z"/>
                <w:kern w:val="0"/>
                <w:szCs w:val="20"/>
              </w:rPr>
            </w:pPr>
            <w:del w:id="2136" w:author="pluto" w:date="2026-08-25T16:57:13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37" w:author="pluto" w:date="2026-08-25T16:57:13Z"/>
                <w:kern w:val="0"/>
                <w:szCs w:val="20"/>
              </w:rPr>
            </w:pPr>
            <w:del w:id="2138" w:author="pluto" w:date="2026-08-25T16:57:13Z">
              <w:r>
                <w:rPr>
                  <w:kern w:val="0"/>
                  <w:szCs w:val="20"/>
                </w:rPr>
                <w:delText>DE_RECORD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39" w:author="pluto" w:date="2026-08-25T16:57:13Z"/>
                <w:kern w:val="0"/>
                <w:szCs w:val="20"/>
              </w:rPr>
            </w:pPr>
            <w:del w:id="2140" w:author="pluto" w:date="2026-08-25T16:57:13Z">
              <w:r>
                <w:rPr>
                  <w:kern w:val="0"/>
                  <w:szCs w:val="20"/>
                </w:rPr>
                <w:delText>催缴工单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41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42" w:author="pluto" w:date="2026-08-25T16:57:13Z"/>
                <w:kern w:val="0"/>
                <w:szCs w:val="20"/>
              </w:rPr>
            </w:pPr>
            <w:del w:id="2143" w:author="pluto" w:date="2026-08-25T16:57:1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44" w:author="pluto" w:date="2026-08-25T16:57:13Z"/>
                <w:kern w:val="0"/>
                <w:szCs w:val="20"/>
              </w:rPr>
            </w:pPr>
            <w:del w:id="2145" w:author="pluto" w:date="2026-08-25T16:57:13Z">
              <w:r>
                <w:rPr>
                  <w:kern w:val="0"/>
                  <w:szCs w:val="20"/>
                </w:rPr>
                <w:delText>DE_RECORD_DETAIL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46" w:author="pluto" w:date="2026-08-25T16:57:13Z"/>
                <w:kern w:val="0"/>
                <w:szCs w:val="20"/>
              </w:rPr>
            </w:pPr>
            <w:del w:id="2147" w:author="pluto" w:date="2026-08-25T16:57:13Z">
              <w:r>
                <w:rPr>
                  <w:kern w:val="0"/>
                  <w:szCs w:val="20"/>
                </w:rPr>
                <w:delText>催缴明细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48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49" w:author="pluto" w:date="2026-08-25T16:57:13Z"/>
                <w:kern w:val="0"/>
                <w:szCs w:val="20"/>
              </w:rPr>
            </w:pPr>
            <w:del w:id="2150" w:author="pluto" w:date="2026-08-25T16:57:13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51" w:author="pluto" w:date="2026-08-25T16:57:13Z"/>
                <w:kern w:val="0"/>
                <w:szCs w:val="20"/>
              </w:rPr>
            </w:pPr>
            <w:del w:id="2152" w:author="pluto" w:date="2026-08-25T16:57:13Z">
              <w:r>
                <w:rPr>
                  <w:kern w:val="0"/>
                  <w:szCs w:val="20"/>
                </w:rPr>
                <w:delText>DE_MSG_LOG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53" w:author="pluto" w:date="2026-08-25T16:57:13Z"/>
                <w:kern w:val="0"/>
                <w:szCs w:val="20"/>
              </w:rPr>
            </w:pPr>
            <w:del w:id="2154" w:author="pluto" w:date="2026-08-25T16:57:13Z">
              <w:r>
                <w:rPr>
                  <w:kern w:val="0"/>
                  <w:szCs w:val="20"/>
                </w:rPr>
                <w:delText>催缴短信发送批次表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2155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56" w:author="pluto" w:date="2026-08-25T16:57:13Z"/>
                <w:kern w:val="0"/>
                <w:szCs w:val="20"/>
              </w:rPr>
            </w:pPr>
            <w:del w:id="2157" w:author="pluto" w:date="2026-08-25T16:57:13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58" w:author="pluto" w:date="2026-08-25T16:57:13Z"/>
                <w:kern w:val="0"/>
                <w:szCs w:val="20"/>
              </w:rPr>
            </w:pPr>
            <w:del w:id="2159" w:author="pluto" w:date="2026-08-25T16:57:13Z">
              <w:r>
                <w:rPr>
                  <w:kern w:val="0"/>
                  <w:szCs w:val="20"/>
                </w:rPr>
                <w:delText>MSG_TEMPLATE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60" w:author="pluto" w:date="2026-08-25T16:57:13Z"/>
                <w:kern w:val="0"/>
                <w:szCs w:val="20"/>
              </w:rPr>
            </w:pPr>
            <w:del w:id="2161" w:author="pluto" w:date="2026-08-25T16:57:13Z">
              <w:r>
                <w:rPr>
                  <w:kern w:val="0"/>
                  <w:szCs w:val="20"/>
                </w:rPr>
                <w:delText>消息模板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62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63" w:author="pluto" w:date="2026-08-25T16:57:13Z"/>
                <w:kern w:val="0"/>
                <w:szCs w:val="20"/>
              </w:rPr>
            </w:pPr>
            <w:del w:id="2164" w:author="pluto" w:date="2026-08-25T16:57:13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65" w:author="pluto" w:date="2026-08-25T16:57:13Z"/>
                <w:kern w:val="0"/>
                <w:szCs w:val="20"/>
              </w:rPr>
            </w:pPr>
            <w:del w:id="2166" w:author="pluto" w:date="2026-08-25T16:57:13Z">
              <w:r>
                <w:rPr>
                  <w:kern w:val="0"/>
                  <w:szCs w:val="20"/>
                </w:rPr>
                <w:delText>MSG_SEND_LOG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67" w:author="pluto" w:date="2026-08-25T16:57:13Z"/>
                <w:kern w:val="0"/>
                <w:szCs w:val="20"/>
              </w:rPr>
            </w:pPr>
            <w:del w:id="2168" w:author="pluto" w:date="2026-08-25T16:57:13Z">
              <w:r>
                <w:rPr>
                  <w:kern w:val="0"/>
                  <w:szCs w:val="20"/>
                </w:rPr>
                <w:delText>消息发送记录表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69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70" w:author="pluto" w:date="2026-08-25T16:57:13Z"/>
                <w:kern w:val="0"/>
                <w:szCs w:val="20"/>
              </w:rPr>
            </w:pPr>
            <w:del w:id="2171" w:author="pluto" w:date="2026-08-25T16:57:13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72" w:author="pluto" w:date="2026-08-25T16:57:13Z"/>
                <w:kern w:val="0"/>
                <w:szCs w:val="20"/>
              </w:rPr>
            </w:pPr>
            <w:del w:id="2173" w:author="pluto" w:date="2026-08-25T16:57:13Z">
              <w:r>
                <w:rPr>
                  <w:kern w:val="0"/>
                  <w:szCs w:val="20"/>
                </w:rPr>
                <w:delText>EMAIL_SEND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74" w:author="pluto" w:date="2026-08-25T16:57:13Z"/>
                <w:kern w:val="0"/>
                <w:szCs w:val="20"/>
              </w:rPr>
            </w:pPr>
            <w:del w:id="2175" w:author="pluto" w:date="2026-08-25T16:57:13Z">
              <w:r>
                <w:rPr>
                  <w:kern w:val="0"/>
                  <w:szCs w:val="20"/>
                </w:rPr>
                <w:delText>邮件发送信息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76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77" w:author="pluto" w:date="2026-08-25T16:57:13Z"/>
                <w:kern w:val="0"/>
                <w:szCs w:val="20"/>
              </w:rPr>
            </w:pPr>
            <w:del w:id="2178" w:author="pluto" w:date="2026-08-25T16:57:13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79" w:author="pluto" w:date="2026-08-25T16:57:13Z"/>
                <w:kern w:val="0"/>
                <w:szCs w:val="20"/>
              </w:rPr>
            </w:pPr>
            <w:del w:id="2180" w:author="pluto" w:date="2026-08-25T16:57:13Z">
              <w:r>
                <w:rPr>
                  <w:kern w:val="0"/>
                  <w:szCs w:val="20"/>
                </w:rPr>
                <w:delText>SMS_SHORTMESS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81" w:author="pluto" w:date="2026-08-25T16:57:13Z"/>
                <w:kern w:val="0"/>
                <w:szCs w:val="20"/>
              </w:rPr>
            </w:pPr>
            <w:del w:id="2182" w:author="pluto" w:date="2026-08-25T16:57:13Z">
              <w:r>
                <w:rPr>
                  <w:kern w:val="0"/>
                  <w:szCs w:val="20"/>
                </w:rPr>
                <w:delText>短信发送信息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83" w:author="pluto" w:date="2026-08-25T16:57:1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84" w:author="pluto" w:date="2026-08-25T16:57:13Z"/>
                <w:kern w:val="0"/>
                <w:szCs w:val="20"/>
              </w:rPr>
            </w:pPr>
            <w:del w:id="2185" w:author="pluto" w:date="2026-08-25T16:57:13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86" w:author="pluto" w:date="2026-08-25T16:57:13Z"/>
                <w:kern w:val="0"/>
                <w:szCs w:val="20"/>
              </w:rPr>
            </w:pPr>
            <w:del w:id="2187" w:author="pluto" w:date="2026-08-25T16:57:13Z">
              <w:r>
                <w:rPr>
                  <w:kern w:val="0"/>
                  <w:szCs w:val="20"/>
                </w:rPr>
                <w:delText>THIRD_PART_SEND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88" w:author="pluto" w:date="2026-08-25T16:57:13Z"/>
                <w:kern w:val="0"/>
                <w:szCs w:val="20"/>
              </w:rPr>
            </w:pPr>
            <w:del w:id="2189" w:author="pluto" w:date="2026-08-25T16:57:13Z">
              <w:r>
                <w:rPr>
                  <w:kern w:val="0"/>
                  <w:szCs w:val="20"/>
                </w:rPr>
                <w:delText>第三方发送信息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90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91" w:author="pluto" w:date="2026-08-24T12:07:20Z"/>
                <w:kern w:val="0"/>
                <w:szCs w:val="20"/>
              </w:rPr>
            </w:pPr>
            <w:del w:id="2192" w:author="pluto" w:date="2026-08-24T12:07:20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193" w:author="pluto" w:date="2026-08-24T12:07:20Z"/>
                <w:kern w:val="0"/>
                <w:szCs w:val="20"/>
              </w:rPr>
            </w:pPr>
            <w:del w:id="2194" w:author="pluto" w:date="2026-08-24T12:07:20Z">
              <w:r>
                <w:rPr>
                  <w:kern w:val="0"/>
                  <w:szCs w:val="20"/>
                </w:rPr>
                <w:delText>TPI_SEND_DATA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195" w:author="pluto" w:date="2026-08-24T12:07:20Z"/>
                <w:kern w:val="0"/>
                <w:szCs w:val="20"/>
              </w:rPr>
            </w:pPr>
            <w:del w:id="2196" w:author="pluto" w:date="2026-08-24T12:07:20Z">
              <w:r>
                <w:rPr>
                  <w:kern w:val="0"/>
                  <w:szCs w:val="20"/>
                </w:rPr>
                <w:delText>发送文件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197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198" w:author="pluto" w:date="2026-08-24T12:07:20Z"/>
                <w:kern w:val="0"/>
                <w:szCs w:val="20"/>
              </w:rPr>
            </w:pPr>
            <w:del w:id="2199" w:author="pluto" w:date="2026-08-24T12:07:20Z">
              <w:r>
                <w:rPr>
                  <w:kern w:val="0"/>
                  <w:szCs w:val="20"/>
                </w:rPr>
                <w:delText>10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00" w:author="pluto" w:date="2026-08-24T12:07:20Z"/>
                <w:kern w:val="0"/>
                <w:szCs w:val="20"/>
              </w:rPr>
            </w:pPr>
            <w:del w:id="2201" w:author="pluto" w:date="2026-08-24T12:07:20Z">
              <w:r>
                <w:rPr>
                  <w:kern w:val="0"/>
                  <w:szCs w:val="20"/>
                </w:rPr>
                <w:delText>TPI_SEND_GROUP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02" w:author="pluto" w:date="2026-08-24T12:07:20Z"/>
                <w:kern w:val="0"/>
                <w:szCs w:val="20"/>
              </w:rPr>
            </w:pPr>
            <w:del w:id="2203" w:author="pluto" w:date="2026-08-24T12:07:20Z">
              <w:r>
                <w:rPr>
                  <w:kern w:val="0"/>
                  <w:szCs w:val="20"/>
                </w:rPr>
                <w:delText>发送文件分组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04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05" w:author="pluto" w:date="2026-08-24T12:07:20Z"/>
                <w:kern w:val="0"/>
                <w:szCs w:val="20"/>
              </w:rPr>
            </w:pPr>
            <w:del w:id="2206" w:author="pluto" w:date="2026-08-24T12:07:20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07" w:author="pluto" w:date="2026-08-24T12:07:20Z"/>
                <w:kern w:val="0"/>
                <w:szCs w:val="20"/>
              </w:rPr>
            </w:pPr>
            <w:del w:id="2208" w:author="pluto" w:date="2026-08-24T12:07:20Z">
              <w:r>
                <w:rPr>
                  <w:kern w:val="0"/>
                  <w:szCs w:val="20"/>
                </w:rPr>
                <w:delText>TPI_SEND_DETAIL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09" w:author="pluto" w:date="2026-08-24T12:07:20Z"/>
                <w:kern w:val="0"/>
                <w:szCs w:val="20"/>
              </w:rPr>
            </w:pPr>
            <w:del w:id="2210" w:author="pluto" w:date="2026-08-24T12:07:20Z">
              <w:r>
                <w:rPr>
                  <w:kern w:val="0"/>
                  <w:szCs w:val="20"/>
                </w:rPr>
                <w:delText>发送文件明细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11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12" w:author="pluto" w:date="2026-08-24T12:07:20Z"/>
                <w:kern w:val="0"/>
                <w:szCs w:val="20"/>
              </w:rPr>
            </w:pPr>
            <w:del w:id="2213" w:author="pluto" w:date="2026-08-24T12:07:20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14" w:author="pluto" w:date="2026-08-24T12:07:20Z"/>
                <w:kern w:val="0"/>
                <w:szCs w:val="20"/>
              </w:rPr>
            </w:pPr>
            <w:del w:id="2215" w:author="pluto" w:date="2026-08-24T12:07:20Z">
              <w:r>
                <w:rPr>
                  <w:kern w:val="0"/>
                  <w:szCs w:val="20"/>
                </w:rPr>
                <w:delText>TPI_RECEIVE_DATA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16" w:author="pluto" w:date="2026-08-24T12:07:20Z"/>
                <w:kern w:val="0"/>
                <w:szCs w:val="20"/>
              </w:rPr>
            </w:pPr>
            <w:del w:id="2217" w:author="pluto" w:date="2026-08-24T12:07:20Z">
              <w:r>
                <w:rPr>
                  <w:kern w:val="0"/>
                  <w:szCs w:val="20"/>
                </w:rPr>
                <w:delText>接收文件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18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19" w:author="pluto" w:date="2026-08-24T12:07:20Z"/>
                <w:kern w:val="0"/>
                <w:szCs w:val="20"/>
              </w:rPr>
            </w:pPr>
            <w:del w:id="2220" w:author="pluto" w:date="2026-08-24T12:07:20Z">
              <w:r>
                <w:rPr>
                  <w:kern w:val="0"/>
                  <w:szCs w:val="20"/>
                </w:rPr>
                <w:delText>13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21" w:author="pluto" w:date="2026-08-24T12:07:20Z"/>
                <w:kern w:val="0"/>
                <w:szCs w:val="20"/>
              </w:rPr>
            </w:pPr>
            <w:del w:id="2222" w:author="pluto" w:date="2026-08-24T12:07:20Z">
              <w:r>
                <w:rPr>
                  <w:kern w:val="0"/>
                  <w:szCs w:val="20"/>
                </w:rPr>
                <w:delText>TPI_RECEIVE_GROUP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23" w:author="pluto" w:date="2026-08-24T12:07:20Z"/>
                <w:kern w:val="0"/>
                <w:szCs w:val="20"/>
              </w:rPr>
            </w:pPr>
            <w:del w:id="2224" w:author="pluto" w:date="2026-08-24T12:07:20Z">
              <w:r>
                <w:rPr>
                  <w:kern w:val="0"/>
                  <w:szCs w:val="20"/>
                </w:rPr>
                <w:delText>接收文件分组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25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26" w:author="pluto" w:date="2026-08-24T12:07:20Z"/>
                <w:kern w:val="0"/>
                <w:szCs w:val="20"/>
              </w:rPr>
            </w:pPr>
            <w:del w:id="2227" w:author="pluto" w:date="2026-08-24T12:07:20Z">
              <w:r>
                <w:rPr>
                  <w:kern w:val="0"/>
                  <w:szCs w:val="20"/>
                </w:rPr>
                <w:delText>14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28" w:author="pluto" w:date="2026-08-24T12:07:20Z"/>
                <w:kern w:val="0"/>
                <w:szCs w:val="20"/>
              </w:rPr>
            </w:pPr>
            <w:del w:id="2229" w:author="pluto" w:date="2026-08-24T12:07:20Z">
              <w:r>
                <w:rPr>
                  <w:kern w:val="0"/>
                  <w:szCs w:val="20"/>
                </w:rPr>
                <w:delText>TPI_RECEIVE_DETAIL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30" w:author="pluto" w:date="2026-08-24T12:07:20Z"/>
                <w:kern w:val="0"/>
                <w:szCs w:val="20"/>
              </w:rPr>
            </w:pPr>
            <w:del w:id="2231" w:author="pluto" w:date="2026-08-24T12:07:20Z">
              <w:r>
                <w:rPr>
                  <w:kern w:val="0"/>
                  <w:szCs w:val="20"/>
                </w:rPr>
                <w:delText>接收文件明细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32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33" w:author="pluto" w:date="2026-08-24T12:07:20Z"/>
                <w:kern w:val="0"/>
                <w:szCs w:val="20"/>
              </w:rPr>
            </w:pPr>
            <w:del w:id="2234" w:author="pluto" w:date="2026-08-24T12:07:20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35" w:author="pluto" w:date="2026-08-24T12:07:20Z"/>
                <w:kern w:val="0"/>
                <w:szCs w:val="20"/>
              </w:rPr>
            </w:pPr>
            <w:del w:id="2236" w:author="pluto" w:date="2026-08-24T12:07:20Z">
              <w:r>
                <w:rPr>
                  <w:kern w:val="0"/>
                  <w:szCs w:val="20"/>
                </w:rPr>
                <w:delText>BPI_SEND_DATA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37" w:author="pluto" w:date="2026-08-24T12:07:20Z"/>
                <w:kern w:val="0"/>
                <w:szCs w:val="20"/>
              </w:rPr>
            </w:pPr>
            <w:del w:id="2238" w:author="pluto" w:date="2026-08-24T12:07:20Z">
              <w:r>
                <w:rPr>
                  <w:kern w:val="0"/>
                  <w:szCs w:val="20"/>
                </w:rPr>
                <w:delText>付费通发送数据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39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40" w:author="pluto" w:date="2026-08-24T12:07:20Z"/>
                <w:kern w:val="0"/>
                <w:szCs w:val="20"/>
              </w:rPr>
            </w:pPr>
            <w:del w:id="2241" w:author="pluto" w:date="2026-08-24T12:07:20Z">
              <w:r>
                <w:rPr>
                  <w:kern w:val="0"/>
                  <w:szCs w:val="20"/>
                </w:rPr>
                <w:delText>16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42" w:author="pluto" w:date="2026-08-24T12:07:20Z"/>
                <w:kern w:val="0"/>
                <w:szCs w:val="20"/>
              </w:rPr>
            </w:pPr>
            <w:del w:id="2243" w:author="pluto" w:date="2026-08-24T12:07:20Z">
              <w:r>
                <w:rPr>
                  <w:kern w:val="0"/>
                  <w:szCs w:val="20"/>
                </w:rPr>
                <w:delText>BPI_SEND_DETAIL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44" w:author="pluto" w:date="2026-08-24T12:07:20Z"/>
                <w:kern w:val="0"/>
                <w:szCs w:val="20"/>
              </w:rPr>
            </w:pPr>
            <w:del w:id="2245" w:author="pluto" w:date="2026-08-24T12:07:20Z">
              <w:r>
                <w:rPr>
                  <w:kern w:val="0"/>
                  <w:szCs w:val="20"/>
                </w:rPr>
                <w:delText>付费通发送数据明细表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46" w:author="pluto" w:date="2026-08-24T12:07:2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47" w:author="pluto" w:date="2026-08-24T12:07:20Z"/>
                <w:kern w:val="0"/>
                <w:szCs w:val="20"/>
              </w:rPr>
            </w:pPr>
            <w:del w:id="2248" w:author="pluto" w:date="2026-08-24T12:07:20Z">
              <w:r>
                <w:rPr>
                  <w:kern w:val="0"/>
                  <w:szCs w:val="20"/>
                </w:rPr>
                <w:delText>17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49" w:author="pluto" w:date="2026-08-24T12:07:20Z"/>
                <w:kern w:val="0"/>
                <w:szCs w:val="20"/>
              </w:rPr>
            </w:pPr>
            <w:del w:id="2250" w:author="pluto" w:date="2026-08-24T12:07:20Z">
              <w:r>
                <w:rPr>
                  <w:kern w:val="0"/>
                  <w:szCs w:val="20"/>
                </w:rPr>
                <w:delText>BPI_RECEIVE_DATA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51" w:author="pluto" w:date="2026-08-24T12:07:20Z"/>
                <w:kern w:val="0"/>
                <w:szCs w:val="20"/>
              </w:rPr>
            </w:pPr>
            <w:del w:id="2252" w:author="pluto" w:date="2026-08-24T12:07:20Z">
              <w:r>
                <w:rPr>
                  <w:kern w:val="0"/>
                  <w:szCs w:val="20"/>
                </w:rPr>
                <w:delText>付费通条码对账接收文件表</w:delText>
              </w:r>
            </w:del>
          </w:p>
        </w:tc>
      </w:tr>
    </w:tbl>
    <w:p>
      <w:pPr>
        <w:pStyle w:val="3"/>
      </w:pPr>
      <w:bookmarkStart w:id="26" w:name="_Toc32732"/>
      <w:r>
        <w:rPr>
          <w:rFonts w:hint="eastAsia"/>
        </w:rPr>
        <w:t>人力资源管理数据</w:t>
      </w:r>
      <w:bookmarkEnd w:id="26"/>
      <w:r>
        <w:rPr>
          <w:rFonts w:hint="eastAsia"/>
        </w:rPr>
        <w:tab/>
      </w:r>
    </w:p>
    <w:p>
      <w:pPr>
        <w:pStyle w:val="4"/>
        <w:rPr>
          <w:rFonts w:hint="eastAsia"/>
          <w:b/>
          <w:bCs/>
        </w:rPr>
      </w:pPr>
      <w:bookmarkStart w:id="27" w:name="_Toc13840"/>
      <w:r>
        <w:rPr>
          <w:rFonts w:hint="eastAsia"/>
        </w:rPr>
        <w:t>组织机构基础信息</w:t>
      </w:r>
      <w:bookmarkEnd w:id="2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253" w:author="pluto" w:date="2026-08-24T12:08:07Z">
              <w:r>
                <w:rPr>
                  <w:rFonts w:hint="eastAsia"/>
                  <w:kern w:val="0"/>
                  <w:szCs w:val="20"/>
                </w:rPr>
                <w:t>CSM_SUBCOMPANIES</w:t>
              </w:r>
            </w:ins>
            <w:del w:id="2254" w:author="pluto" w:date="2026-08-24T12:08:07Z">
              <w:r>
                <w:rPr>
                  <w:kern w:val="0"/>
                  <w:szCs w:val="20"/>
                </w:rPr>
                <w:delText>CMS_BILLING_MONTH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255" w:author="pluto" w:date="2026-08-24T12:08:13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组织结构</w:t>
              </w:r>
            </w:ins>
            <w:del w:id="2256" w:author="pluto" w:date="2026-08-24T12:08:13Z">
              <w:r>
                <w:rPr>
                  <w:kern w:val="0"/>
                  <w:szCs w:val="20"/>
                </w:rPr>
                <w:delText>账务年月</w:delText>
              </w:r>
            </w:del>
          </w:p>
        </w:tc>
      </w:tr>
    </w:tbl>
    <w:p>
      <w:pPr>
        <w:pStyle w:val="4"/>
        <w:rPr>
          <w:rFonts w:hint="eastAsia"/>
        </w:rPr>
      </w:pPr>
      <w:bookmarkStart w:id="28" w:name="_Toc18172"/>
      <w:r>
        <w:rPr>
          <w:rFonts w:hint="eastAsia"/>
        </w:rPr>
        <w:t>人员基础信息</w:t>
      </w:r>
      <w:bookmarkEnd w:id="2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257" w:author="pluto" w:date="2026-08-24T12:09:53Z">
              <w:r>
                <w:rPr>
                  <w:kern w:val="0"/>
                  <w:szCs w:val="20"/>
                </w:rPr>
                <w:t>CSM_USERS</w:t>
              </w:r>
            </w:ins>
            <w:del w:id="2258" w:author="pluto" w:date="2026-08-24T12:09:53Z">
              <w:r>
                <w:rPr>
                  <w:kern w:val="0"/>
                  <w:szCs w:val="20"/>
                </w:rPr>
                <w:delText>MW_USER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259" w:author="pluto" w:date="2026-08-24T12:10:0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集团</w:t>
              </w:r>
            </w:ins>
            <w:ins w:id="2260" w:author="pluto" w:date="2026-08-24T12:10:01Z">
              <w:r>
                <w:rPr>
                  <w:kern w:val="0"/>
                  <w:szCs w:val="20"/>
                </w:rPr>
                <w:t>人员信息</w:t>
              </w:r>
            </w:ins>
            <w:del w:id="2261" w:author="pluto" w:date="2026-08-24T12:10:01Z">
              <w:r>
                <w:rPr>
                  <w:kern w:val="0"/>
                  <w:szCs w:val="20"/>
                </w:rPr>
                <w:delText>用户表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62" w:author="pluto" w:date="2026-08-24T12:17:2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63" w:author="pluto" w:date="2026-08-24T12:17:23Z"/>
                <w:kern w:val="0"/>
                <w:szCs w:val="20"/>
              </w:rPr>
            </w:pPr>
            <w:del w:id="2264" w:author="pluto" w:date="2026-08-24T12:17:23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65" w:author="pluto" w:date="2026-08-24T12:17:23Z"/>
                <w:kern w:val="0"/>
                <w:szCs w:val="20"/>
              </w:rPr>
            </w:pPr>
            <w:del w:id="2266" w:author="pluto" w:date="2026-08-24T12:17:23Z">
              <w:r>
                <w:rPr>
                  <w:kern w:val="0"/>
                  <w:szCs w:val="20"/>
                </w:rPr>
                <w:delText>CSM_USERS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67" w:author="pluto" w:date="2026-08-24T12:17:23Z"/>
                <w:kern w:val="0"/>
                <w:szCs w:val="20"/>
              </w:rPr>
            </w:pPr>
            <w:del w:id="2268" w:author="pluto" w:date="2026-08-24T12:17:23Z">
              <w:r>
                <w:rPr>
                  <w:kern w:val="0"/>
                  <w:szCs w:val="20"/>
                </w:rPr>
                <w:delText>人员信息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269" w:author="pluto" w:date="2026-08-24T12:17:26Z">
              <w:r>
                <w:rPr>
                  <w:rFonts w:hint="default"/>
                  <w:kern w:val="0"/>
                  <w:szCs w:val="20"/>
                  <w:lang w:val="en-US"/>
                </w:rPr>
                <w:delText>3</w:delText>
              </w:r>
            </w:del>
            <w:ins w:id="2270" w:author="pluto" w:date="2026-08-24T12:17:2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CSM_FIELDPERSONNEL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del w:id="2271" w:author="pluto" w:date="2026-08-24T12:17:49Z">
              <w:r>
                <w:rPr>
                  <w:kern w:val="0"/>
                  <w:szCs w:val="20"/>
                </w:rPr>
                <w:delText>外勤</w:delText>
              </w:r>
            </w:del>
            <w:r>
              <w:rPr>
                <w:kern w:val="0"/>
                <w:szCs w:val="20"/>
              </w:rPr>
              <w:t>人员</w:t>
            </w:r>
            <w:ins w:id="2272" w:author="pluto" w:date="2026-08-24T12:17:5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角色</w:t>
              </w:r>
            </w:ins>
            <w:ins w:id="2273" w:author="pluto" w:date="2026-08-24T12:17:5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关联</w:t>
              </w:r>
            </w:ins>
            <w:ins w:id="2274" w:author="pluto" w:date="2026-08-24T12:18:04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表</w:t>
              </w:r>
            </w:ins>
          </w:p>
        </w:tc>
      </w:tr>
    </w:tbl>
    <w:p>
      <w:pPr>
        <w:pStyle w:val="3"/>
      </w:pPr>
      <w:bookmarkStart w:id="29" w:name="_Toc30610"/>
      <w:r>
        <w:rPr>
          <w:rFonts w:hint="eastAsia"/>
        </w:rPr>
        <w:t>财务管理数据</w:t>
      </w:r>
      <w:bookmarkEnd w:id="29"/>
      <w:r>
        <w:rPr>
          <w:rFonts w:hint="eastAsia"/>
        </w:rPr>
        <w:tab/>
      </w:r>
    </w:p>
    <w:p>
      <w:pPr>
        <w:pStyle w:val="4"/>
        <w:rPr>
          <w:rFonts w:hint="eastAsia"/>
        </w:rPr>
      </w:pPr>
      <w:bookmarkStart w:id="30" w:name="_Toc493"/>
      <w:r>
        <w:rPr>
          <w:rFonts w:hint="eastAsia"/>
        </w:rPr>
        <w:t>会计科目信息</w:t>
      </w:r>
      <w:bookmarkEnd w:id="3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CSM_COMPANYACCOUNTS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275" w:author="pluto" w:date="2026-08-24T12:18:22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各站点银行账户</w:t>
              </w:r>
            </w:ins>
            <w:del w:id="2276" w:author="pluto" w:date="2026-08-24T12:18:22Z">
              <w:r>
                <w:rPr>
                  <w:kern w:val="0"/>
                  <w:szCs w:val="20"/>
                </w:rPr>
                <w:delText>水司账户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PAY_CHEQUE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凭证信息</w:t>
            </w:r>
          </w:p>
        </w:tc>
      </w:tr>
    </w:tbl>
    <w:p>
      <w:pPr>
        <w:pStyle w:val="4"/>
        <w:rPr>
          <w:rFonts w:hint="eastAsia"/>
        </w:rPr>
      </w:pPr>
      <w:bookmarkStart w:id="31" w:name="_Toc31734"/>
      <w:r>
        <w:rPr>
          <w:rFonts w:hint="eastAsia"/>
        </w:rPr>
        <w:t>财务核算信息</w:t>
      </w:r>
      <w:bookmarkEnd w:id="3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IM_INVOICE_DETAIL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PAY_TOTAL_REALTIME_LOG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实时收费对账日志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PAY_TOTAL_REALTIME_ERROR_LOG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实时收费对账错误日志</w:t>
            </w:r>
          </w:p>
        </w:tc>
      </w:tr>
    </w:tbl>
    <w:p>
      <w:pPr>
        <w:pStyle w:val="4"/>
        <w:rPr>
          <w:rFonts w:hint="eastAsia"/>
        </w:rPr>
      </w:pPr>
      <w:bookmarkStart w:id="32" w:name="_Toc14910"/>
      <w:r>
        <w:rPr>
          <w:rFonts w:hint="eastAsia"/>
        </w:rPr>
        <w:t>税务信息</w:t>
      </w:r>
      <w:bookmarkEnd w:id="3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PRICE_TAX_SETING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价格配置税率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ACC_VATTYPE_LOG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增值税变更日志表</w:t>
            </w:r>
          </w:p>
        </w:tc>
      </w:tr>
    </w:tbl>
    <w:p>
      <w:pPr>
        <w:pStyle w:val="4"/>
        <w:rPr>
          <w:rFonts w:hint="eastAsia"/>
        </w:rPr>
      </w:pPr>
      <w:bookmarkStart w:id="33" w:name="_Toc21296"/>
      <w:r>
        <w:rPr>
          <w:rFonts w:hint="eastAsia"/>
        </w:rPr>
        <w:t>财务票据信息</w:t>
      </w:r>
      <w:bookmarkEnd w:id="3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2277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78" w:author="pluto" w:date="2026-08-24T12:34:30Z"/>
                <w:kern w:val="0"/>
                <w:szCs w:val="20"/>
              </w:rPr>
            </w:pPr>
            <w:del w:id="2279" w:author="pluto" w:date="2026-08-24T12:34:30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80" w:author="pluto" w:date="2026-08-24T12:34:30Z"/>
                <w:kern w:val="0"/>
                <w:szCs w:val="20"/>
              </w:rPr>
            </w:pPr>
            <w:del w:id="2281" w:author="pluto" w:date="2026-08-24T12:34:30Z">
              <w:r>
                <w:rPr>
                  <w:kern w:val="0"/>
                  <w:szCs w:val="20"/>
                </w:rPr>
                <w:delText>IM_STORAGELOG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82" w:author="pluto" w:date="2026-08-24T12:34:30Z"/>
                <w:kern w:val="0"/>
                <w:szCs w:val="20"/>
              </w:rPr>
            </w:pPr>
            <w:del w:id="2283" w:author="pluto" w:date="2026-08-24T12:34:30Z">
              <w:r>
                <w:rPr>
                  <w:kern w:val="0"/>
                  <w:szCs w:val="20"/>
                </w:rPr>
                <w:delText>发票入库日志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84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85" w:author="pluto" w:date="2026-08-24T12:34:30Z"/>
                <w:kern w:val="0"/>
                <w:szCs w:val="20"/>
              </w:rPr>
            </w:pPr>
            <w:del w:id="2286" w:author="pluto" w:date="2026-08-24T12:34:30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87" w:author="pluto" w:date="2026-08-24T12:34:30Z"/>
                <w:kern w:val="0"/>
                <w:szCs w:val="20"/>
              </w:rPr>
            </w:pPr>
            <w:del w:id="2288" w:author="pluto" w:date="2026-08-24T12:34:30Z">
              <w:r>
                <w:rPr>
                  <w:kern w:val="0"/>
                  <w:szCs w:val="20"/>
                </w:rPr>
                <w:delText>IM_STORE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89" w:author="pluto" w:date="2026-08-24T12:34:30Z"/>
                <w:kern w:val="0"/>
                <w:szCs w:val="20"/>
              </w:rPr>
            </w:pPr>
            <w:del w:id="2290" w:author="pluto" w:date="2026-08-24T12:34:30Z">
              <w:r>
                <w:rPr>
                  <w:kern w:val="0"/>
                  <w:szCs w:val="20"/>
                </w:rPr>
                <w:delText>发票库存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91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92" w:author="pluto" w:date="2026-08-24T12:34:30Z"/>
                <w:kern w:val="0"/>
                <w:szCs w:val="20"/>
              </w:rPr>
            </w:pPr>
            <w:del w:id="2293" w:author="pluto" w:date="2026-08-24T12:34:30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294" w:author="pluto" w:date="2026-08-24T12:34:30Z"/>
                <w:kern w:val="0"/>
                <w:szCs w:val="20"/>
              </w:rPr>
            </w:pPr>
            <w:del w:id="2295" w:author="pluto" w:date="2026-08-24T12:34:30Z">
              <w:r>
                <w:rPr>
                  <w:kern w:val="0"/>
                  <w:szCs w:val="20"/>
                </w:rPr>
                <w:delText>IM_DEALLOG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296" w:author="pluto" w:date="2026-08-24T12:34:30Z"/>
                <w:kern w:val="0"/>
                <w:szCs w:val="20"/>
              </w:rPr>
            </w:pPr>
            <w:del w:id="2297" w:author="pluto" w:date="2026-08-24T12:34:30Z">
              <w:r>
                <w:rPr>
                  <w:kern w:val="0"/>
                  <w:szCs w:val="20"/>
                </w:rPr>
                <w:delText>分发日志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298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299" w:author="pluto" w:date="2026-08-24T12:34:30Z"/>
                <w:kern w:val="0"/>
                <w:szCs w:val="20"/>
              </w:rPr>
            </w:pPr>
            <w:del w:id="2300" w:author="pluto" w:date="2026-08-24T12:34:30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01" w:author="pluto" w:date="2026-08-24T12:34:30Z"/>
                <w:kern w:val="0"/>
                <w:szCs w:val="20"/>
              </w:rPr>
            </w:pPr>
            <w:del w:id="2302" w:author="pluto" w:date="2026-08-24T12:34:30Z">
              <w:r>
                <w:rPr>
                  <w:kern w:val="0"/>
                  <w:szCs w:val="20"/>
                </w:rPr>
                <w:delText>IM_TOUSE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03" w:author="pluto" w:date="2026-08-24T12:34:30Z"/>
                <w:kern w:val="0"/>
                <w:szCs w:val="20"/>
              </w:rPr>
            </w:pPr>
            <w:del w:id="2304" w:author="pluto" w:date="2026-08-24T12:34:30Z">
              <w:r>
                <w:rPr>
                  <w:kern w:val="0"/>
                  <w:szCs w:val="20"/>
                </w:rPr>
                <w:delText>发票使用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2305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06" w:author="pluto" w:date="2026-08-24T12:34:30Z"/>
                <w:kern w:val="0"/>
                <w:szCs w:val="20"/>
              </w:rPr>
            </w:pPr>
            <w:del w:id="2307" w:author="pluto" w:date="2026-08-24T12:34:30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08" w:author="pluto" w:date="2026-08-24T12:34:30Z"/>
                <w:kern w:val="0"/>
                <w:szCs w:val="20"/>
              </w:rPr>
            </w:pPr>
            <w:del w:id="2309" w:author="pluto" w:date="2026-08-24T12:34:30Z">
              <w:r>
                <w:rPr>
                  <w:kern w:val="0"/>
                  <w:szCs w:val="20"/>
                </w:rPr>
                <w:delText>IM_TOUSELOG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10" w:author="pluto" w:date="2026-08-24T12:34:30Z"/>
                <w:kern w:val="0"/>
                <w:szCs w:val="20"/>
              </w:rPr>
            </w:pPr>
            <w:del w:id="2311" w:author="pluto" w:date="2026-08-24T12:34:30Z">
              <w:r>
                <w:rPr>
                  <w:kern w:val="0"/>
                  <w:szCs w:val="20"/>
                </w:rPr>
                <w:delText>发票操作日志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12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13" w:author="pluto" w:date="2026-08-24T12:34:30Z"/>
                <w:kern w:val="0"/>
                <w:szCs w:val="20"/>
              </w:rPr>
            </w:pPr>
            <w:del w:id="2314" w:author="pluto" w:date="2026-08-24T12:34:30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15" w:author="pluto" w:date="2026-08-24T12:34:30Z"/>
                <w:kern w:val="0"/>
                <w:szCs w:val="20"/>
              </w:rPr>
            </w:pPr>
            <w:del w:id="2316" w:author="pluto" w:date="2026-08-24T12:34:30Z">
              <w:r>
                <w:rPr>
                  <w:kern w:val="0"/>
                  <w:szCs w:val="20"/>
                </w:rPr>
                <w:delText>IM_VAT_LOG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17" w:author="pluto" w:date="2026-08-24T12:34:30Z"/>
                <w:kern w:val="0"/>
                <w:szCs w:val="20"/>
              </w:rPr>
            </w:pPr>
            <w:del w:id="2318" w:author="pluto" w:date="2026-08-24T12:34:30Z">
              <w:r>
                <w:rPr>
                  <w:kern w:val="0"/>
                  <w:szCs w:val="20"/>
                </w:rPr>
                <w:delText>增值税开票记录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19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20" w:author="pluto" w:date="2026-08-24T12:34:30Z"/>
                <w:kern w:val="0"/>
                <w:szCs w:val="20"/>
              </w:rPr>
            </w:pPr>
            <w:del w:id="2321" w:author="pluto" w:date="2026-08-24T12:34:30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22" w:author="pluto" w:date="2026-08-24T12:34:30Z"/>
                <w:kern w:val="0"/>
                <w:szCs w:val="20"/>
              </w:rPr>
            </w:pPr>
            <w:del w:id="2323" w:author="pluto" w:date="2026-08-24T12:34:30Z">
              <w:r>
                <w:rPr>
                  <w:kern w:val="0"/>
                  <w:szCs w:val="20"/>
                </w:rPr>
                <w:delText>IM_USER_RECEIPT_CODE_SETTING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24" w:author="pluto" w:date="2026-08-24T12:34:30Z"/>
                <w:kern w:val="0"/>
                <w:szCs w:val="20"/>
              </w:rPr>
            </w:pPr>
            <w:del w:id="2325" w:author="pluto" w:date="2026-08-24T12:34:30Z">
              <w:r>
                <w:rPr>
                  <w:kern w:val="0"/>
                  <w:szCs w:val="20"/>
                </w:rPr>
                <w:delText>发票个人设置-发票号设置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26" w:author="pluto" w:date="2026-08-24T12:34:3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27" w:author="pluto" w:date="2026-08-24T12:34:30Z"/>
                <w:kern w:val="0"/>
                <w:szCs w:val="20"/>
              </w:rPr>
            </w:pPr>
            <w:del w:id="2328" w:author="pluto" w:date="2026-08-24T12:34:30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29" w:author="pluto" w:date="2026-08-24T12:34:30Z"/>
                <w:kern w:val="0"/>
                <w:szCs w:val="20"/>
              </w:rPr>
            </w:pPr>
            <w:del w:id="2330" w:author="pluto" w:date="2026-08-24T12:34:30Z">
              <w:r>
                <w:rPr>
                  <w:kern w:val="0"/>
                  <w:szCs w:val="20"/>
                </w:rPr>
                <w:delText>IM_USER_RECEIPT_SETTING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31" w:author="pluto" w:date="2026-08-24T12:34:30Z"/>
                <w:kern w:val="0"/>
                <w:szCs w:val="20"/>
              </w:rPr>
            </w:pPr>
            <w:del w:id="2332" w:author="pluto" w:date="2026-08-24T12:34:30Z">
              <w:r>
                <w:rPr>
                  <w:kern w:val="0"/>
                  <w:szCs w:val="20"/>
                </w:rPr>
                <w:delText>发票个人设置-模版设置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333" w:author="pluto" w:date="2026-08-24T12:37:58Z">
              <w:r>
                <w:rPr>
                  <w:rFonts w:hint="default"/>
                  <w:kern w:val="0"/>
                  <w:szCs w:val="20"/>
                  <w:lang w:val="en-US"/>
                </w:rPr>
                <w:delText>9</w:delText>
              </w:r>
            </w:del>
            <w:ins w:id="2334" w:author="pluto" w:date="2026-08-24T12:37:5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IM_PRINT_SETTING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票据打印参数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335" w:author="pluto" w:date="2026-08-24T12:37:59Z">
              <w:r>
                <w:rPr>
                  <w:rFonts w:hint="default"/>
                  <w:kern w:val="0"/>
                  <w:szCs w:val="20"/>
                  <w:lang w:val="en-US"/>
                </w:rPr>
                <w:delText>10</w:delText>
              </w:r>
            </w:del>
            <w:ins w:id="2336" w:author="pluto" w:date="2026-08-24T12:37:5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IM_E_INVOICE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2337" w:author="pluto" w:date="2026-08-24T12:36:1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38" w:author="pluto" w:date="2026-08-24T12:36:10Z"/>
                <w:kern w:val="0"/>
                <w:szCs w:val="20"/>
              </w:rPr>
            </w:pPr>
            <w:del w:id="2339" w:author="pluto" w:date="2026-08-24T12:36:10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40" w:author="pluto" w:date="2026-08-24T12:36:10Z"/>
                <w:kern w:val="0"/>
                <w:szCs w:val="20"/>
              </w:rPr>
            </w:pPr>
            <w:del w:id="2341" w:author="pluto" w:date="2026-08-24T12:36:10Z">
              <w:r>
                <w:rPr>
                  <w:kern w:val="0"/>
                  <w:szCs w:val="20"/>
                </w:rPr>
                <w:delText>E_INVOICE_SEND_DATA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42" w:author="pluto" w:date="2026-08-24T12:36:10Z"/>
                <w:kern w:val="0"/>
                <w:szCs w:val="20"/>
              </w:rPr>
            </w:pPr>
            <w:del w:id="2343" w:author="pluto" w:date="2026-08-24T12:36:10Z">
              <w:r>
                <w:rPr>
                  <w:kern w:val="0"/>
                  <w:szCs w:val="20"/>
                </w:rPr>
                <w:delText>电子发票送盘记录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44" w:author="pluto" w:date="2026-08-24T12:36:1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45" w:author="pluto" w:date="2026-08-24T12:36:10Z"/>
                <w:kern w:val="0"/>
                <w:szCs w:val="20"/>
              </w:rPr>
            </w:pPr>
            <w:del w:id="2346" w:author="pluto" w:date="2026-08-24T12:36:10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47" w:author="pluto" w:date="2026-08-24T12:36:10Z"/>
                <w:kern w:val="0"/>
                <w:szCs w:val="20"/>
              </w:rPr>
            </w:pPr>
            <w:del w:id="2348" w:author="pluto" w:date="2026-08-24T12:36:10Z">
              <w:r>
                <w:rPr>
                  <w:kern w:val="0"/>
                  <w:szCs w:val="20"/>
                </w:rPr>
                <w:delText>E_INVOICE_SEND_DETAIL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49" w:author="pluto" w:date="2026-08-24T12:36:10Z"/>
                <w:kern w:val="0"/>
                <w:szCs w:val="20"/>
              </w:rPr>
            </w:pPr>
            <w:del w:id="2350" w:author="pluto" w:date="2026-08-24T12:36:10Z">
              <w:r>
                <w:rPr>
                  <w:kern w:val="0"/>
                  <w:szCs w:val="20"/>
                </w:rPr>
                <w:delText>电子发票送盘明细表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51" w:author="pluto" w:date="2026-08-24T12:36:1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52" w:author="pluto" w:date="2026-08-24T12:36:10Z"/>
                <w:kern w:val="0"/>
                <w:szCs w:val="20"/>
              </w:rPr>
            </w:pPr>
            <w:del w:id="2353" w:author="pluto" w:date="2026-08-24T12:36:10Z">
              <w:r>
                <w:rPr>
                  <w:kern w:val="0"/>
                  <w:szCs w:val="20"/>
                </w:rPr>
                <w:delText>13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54" w:author="pluto" w:date="2026-08-24T12:36:10Z"/>
                <w:kern w:val="0"/>
                <w:szCs w:val="20"/>
              </w:rPr>
            </w:pPr>
            <w:del w:id="2355" w:author="pluto" w:date="2026-08-24T12:36:10Z">
              <w:r>
                <w:rPr>
                  <w:kern w:val="0"/>
                  <w:szCs w:val="20"/>
                </w:rPr>
                <w:delText>E_INVOICE_RECEIVE_DETAIL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56" w:author="pluto" w:date="2026-08-24T12:36:10Z"/>
                <w:kern w:val="0"/>
                <w:szCs w:val="20"/>
              </w:rPr>
            </w:pPr>
            <w:del w:id="2357" w:author="pluto" w:date="2026-08-24T12:36:10Z">
              <w:r>
                <w:rPr>
                  <w:kern w:val="0"/>
                  <w:szCs w:val="20"/>
                </w:rPr>
                <w:delText>电子发票回盘明细表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58" w:author="pluto" w:date="2026-08-24T12:36:1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59" w:author="pluto" w:date="2026-08-24T12:36:10Z"/>
                <w:kern w:val="0"/>
                <w:szCs w:val="20"/>
              </w:rPr>
            </w:pPr>
            <w:del w:id="2360" w:author="pluto" w:date="2026-08-24T12:36:10Z">
              <w:r>
                <w:rPr>
                  <w:kern w:val="0"/>
                  <w:szCs w:val="20"/>
                </w:rPr>
                <w:delText>14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61" w:author="pluto" w:date="2026-08-24T12:36:10Z"/>
                <w:kern w:val="0"/>
                <w:szCs w:val="20"/>
              </w:rPr>
            </w:pPr>
            <w:del w:id="2362" w:author="pluto" w:date="2026-08-24T12:36:10Z">
              <w:r>
                <w:rPr>
                  <w:kern w:val="0"/>
                  <w:szCs w:val="20"/>
                </w:rPr>
                <w:delText>E_INVOICE_UPLOAD_TEMPDATA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63" w:author="pluto" w:date="2026-08-24T12:36:10Z"/>
                <w:kern w:val="0"/>
                <w:szCs w:val="20"/>
              </w:rPr>
            </w:pPr>
            <w:del w:id="2364" w:author="pluto" w:date="2026-08-24T12:36:10Z">
              <w:r>
                <w:rPr>
                  <w:kern w:val="0"/>
                  <w:szCs w:val="20"/>
                </w:rPr>
                <w:delText>电子发票回盘临时表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65" w:author="pluto" w:date="2026-08-24T12:36:1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66" w:author="pluto" w:date="2026-08-24T12:36:10Z"/>
                <w:kern w:val="0"/>
                <w:szCs w:val="20"/>
              </w:rPr>
            </w:pPr>
            <w:del w:id="2367" w:author="pluto" w:date="2026-08-24T12:36:10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68" w:author="pluto" w:date="2026-08-24T12:36:10Z"/>
                <w:kern w:val="0"/>
                <w:szCs w:val="20"/>
              </w:rPr>
            </w:pPr>
            <w:del w:id="2369" w:author="pluto" w:date="2026-08-24T12:36:10Z">
              <w:r>
                <w:rPr>
                  <w:kern w:val="0"/>
                  <w:szCs w:val="20"/>
                </w:rPr>
                <w:delText>E_INVOICE_RECEIVE_LOG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70" w:author="pluto" w:date="2026-08-24T12:36:10Z"/>
                <w:kern w:val="0"/>
                <w:szCs w:val="20"/>
              </w:rPr>
            </w:pPr>
            <w:del w:id="2371" w:author="pluto" w:date="2026-08-24T12:36:10Z">
              <w:r>
                <w:rPr>
                  <w:kern w:val="0"/>
                  <w:szCs w:val="20"/>
                </w:rPr>
                <w:delText>电子发票回盘日志表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72" w:author="pluto" w:date="2026-08-24T12:36:10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73" w:author="pluto" w:date="2026-08-24T12:36:10Z"/>
                <w:kern w:val="0"/>
                <w:szCs w:val="20"/>
              </w:rPr>
            </w:pPr>
            <w:del w:id="2374" w:author="pluto" w:date="2026-08-24T12:36:10Z">
              <w:r>
                <w:rPr>
                  <w:kern w:val="0"/>
                  <w:szCs w:val="20"/>
                </w:rPr>
                <w:delText>16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75" w:author="pluto" w:date="2026-08-24T12:36:10Z"/>
                <w:kern w:val="0"/>
                <w:szCs w:val="20"/>
              </w:rPr>
            </w:pPr>
            <w:del w:id="2376" w:author="pluto" w:date="2026-08-24T12:36:10Z">
              <w:r>
                <w:rPr>
                  <w:kern w:val="0"/>
                  <w:szCs w:val="20"/>
                </w:rPr>
                <w:delText>E_INVOICE_SEND_CUSTOM_DATA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77" w:author="pluto" w:date="2026-08-24T12:36:10Z"/>
                <w:kern w:val="0"/>
                <w:szCs w:val="20"/>
              </w:rPr>
            </w:pPr>
            <w:del w:id="2378" w:author="pluto" w:date="2026-08-24T12:36:10Z">
              <w:r>
                <w:rPr>
                  <w:kern w:val="0"/>
                  <w:szCs w:val="20"/>
                </w:rPr>
                <w:delText>电子发票批量临时表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379" w:author="pluto" w:date="2026-08-24T12:38:01Z">
              <w:r>
                <w:rPr>
                  <w:rFonts w:hint="default"/>
                  <w:kern w:val="0"/>
                  <w:szCs w:val="20"/>
                  <w:lang w:val="en-US"/>
                </w:rPr>
                <w:delText>17</w:delText>
              </w:r>
            </w:del>
            <w:ins w:id="2380" w:author="pluto" w:date="2026-08-24T12:38:0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381" w:author="pluto" w:date="2026-08-24T12:37:21Z">
              <w:r>
                <w:rPr>
                  <w:kern w:val="0"/>
                  <w:szCs w:val="20"/>
                </w:rPr>
                <w:t>CM_INVOICE_SETTING</w:t>
              </w:r>
            </w:ins>
            <w:del w:id="2382" w:author="pluto" w:date="2026-08-24T12:37:21Z">
              <w:r>
                <w:rPr>
                  <w:kern w:val="0"/>
                  <w:szCs w:val="20"/>
                </w:rPr>
                <w:delText>E_INVOICE_BATCH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383" w:author="pluto" w:date="2026-08-24T12:37:26Z">
              <w:r>
                <w:rPr>
                  <w:kern w:val="0"/>
                  <w:szCs w:val="20"/>
                </w:rPr>
                <w:t>发票配置</w:t>
              </w:r>
            </w:ins>
            <w:del w:id="2384" w:author="pluto" w:date="2026-08-24T12:37:26Z">
              <w:r>
                <w:rPr>
                  <w:kern w:val="0"/>
                  <w:szCs w:val="20"/>
                </w:rPr>
                <w:delText>电子发票零星开票批次记录表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85" w:author="pluto" w:date="2026-08-24T12:36:3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86" w:author="pluto" w:date="2026-08-24T12:36:34Z"/>
                <w:kern w:val="0"/>
                <w:szCs w:val="20"/>
              </w:rPr>
            </w:pPr>
            <w:del w:id="2387" w:author="pluto" w:date="2026-08-24T12:36:34Z">
              <w:r>
                <w:rPr>
                  <w:kern w:val="0"/>
                  <w:szCs w:val="20"/>
                </w:rPr>
                <w:delText>18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388" w:author="pluto" w:date="2026-08-24T12:36:34Z"/>
                <w:kern w:val="0"/>
                <w:szCs w:val="20"/>
              </w:rPr>
            </w:pPr>
            <w:del w:id="2389" w:author="pluto" w:date="2026-08-24T12:36:34Z">
              <w:r>
                <w:rPr>
                  <w:kern w:val="0"/>
                  <w:szCs w:val="20"/>
                </w:rPr>
                <w:delText>CM_INVOICE_SETTING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390" w:author="pluto" w:date="2026-08-24T12:36:34Z"/>
                <w:kern w:val="0"/>
                <w:szCs w:val="20"/>
              </w:rPr>
            </w:pPr>
            <w:del w:id="2391" w:author="pluto" w:date="2026-08-24T12:36:34Z">
              <w:r>
                <w:rPr>
                  <w:kern w:val="0"/>
                  <w:szCs w:val="20"/>
                </w:rPr>
                <w:delText>发票配置表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392" w:author="pluto" w:date="2026-08-24T12:38:03Z">
              <w:r>
                <w:rPr>
                  <w:rFonts w:hint="default"/>
                  <w:kern w:val="0"/>
                  <w:szCs w:val="20"/>
                  <w:lang w:val="en-US"/>
                </w:rPr>
                <w:delText>19</w:delText>
              </w:r>
            </w:del>
            <w:ins w:id="2393" w:author="pluto" w:date="2026-08-24T12:38:03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IM_INVOICE_RELATIONS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394" w:author="pluto" w:date="2026-08-24T12:37:4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账单</w:t>
              </w:r>
            </w:ins>
            <w:r>
              <w:rPr>
                <w:kern w:val="0"/>
                <w:szCs w:val="20"/>
              </w:rPr>
              <w:t>发票</w:t>
            </w:r>
            <w:ins w:id="2395" w:author="pluto" w:date="2026-08-24T12:37:53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关联</w:t>
              </w:r>
            </w:ins>
            <w:del w:id="2396" w:author="pluto" w:date="2026-08-24T12:37:51Z">
              <w:r>
                <w:rPr>
                  <w:kern w:val="0"/>
                  <w:szCs w:val="20"/>
                </w:rPr>
                <w:delText>关系</w:delText>
              </w:r>
            </w:del>
            <w:r>
              <w:rPr>
                <w:kern w:val="0"/>
                <w:szCs w:val="20"/>
              </w:rPr>
              <w:t>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397" w:author="pluto" w:date="2026-08-24T12:37:41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398" w:author="pluto" w:date="2026-08-24T12:37:41Z"/>
                <w:kern w:val="0"/>
                <w:szCs w:val="20"/>
              </w:rPr>
            </w:pPr>
            <w:del w:id="2399" w:author="pluto" w:date="2026-08-24T12:37:41Z">
              <w:r>
                <w:rPr>
                  <w:kern w:val="0"/>
                  <w:szCs w:val="20"/>
                </w:rPr>
                <w:delText>20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00" w:author="pluto" w:date="2026-08-24T12:37:41Z"/>
                <w:kern w:val="0"/>
                <w:szCs w:val="20"/>
              </w:rPr>
            </w:pPr>
            <w:del w:id="2401" w:author="pluto" w:date="2026-08-24T12:37:41Z">
              <w:r>
                <w:rPr>
                  <w:kern w:val="0"/>
                  <w:szCs w:val="20"/>
                </w:rPr>
                <w:delText>CM_INVOICE_SETTING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02" w:author="pluto" w:date="2026-08-24T12:37:41Z"/>
                <w:kern w:val="0"/>
                <w:szCs w:val="20"/>
              </w:rPr>
            </w:pPr>
            <w:del w:id="2403" w:author="pluto" w:date="2026-08-24T12:37:41Z">
              <w:r>
                <w:rPr>
                  <w:kern w:val="0"/>
                  <w:szCs w:val="20"/>
                </w:rPr>
                <w:delText>发票配置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404" w:author="pluto" w:date="2026-08-24T12:38:05Z">
              <w:r>
                <w:rPr>
                  <w:rFonts w:hint="default"/>
                  <w:kern w:val="0"/>
                  <w:szCs w:val="20"/>
                  <w:lang w:val="en-US"/>
                </w:rPr>
                <w:delText>21</w:delText>
              </w:r>
            </w:del>
            <w:ins w:id="2405" w:author="pluto" w:date="2026-08-24T12:38:0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5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IM_LASTED_STATUS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账单开票最新状态表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406" w:author="pluto" w:date="2026-08-24T12:38:07Z">
              <w:r>
                <w:rPr>
                  <w:rFonts w:hint="default"/>
                  <w:kern w:val="0"/>
                  <w:szCs w:val="20"/>
                  <w:lang w:val="en-US"/>
                </w:rPr>
                <w:delText>22</w:delText>
              </w:r>
            </w:del>
            <w:ins w:id="2407" w:author="pluto" w:date="2026-08-24T12:38:0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6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PAY_UNDOLOG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红冲日志表</w:t>
            </w:r>
          </w:p>
        </w:tc>
      </w:tr>
    </w:tbl>
    <w:p>
      <w:pPr>
        <w:pStyle w:val="3"/>
      </w:pPr>
      <w:bookmarkStart w:id="34" w:name="_Toc16936"/>
      <w:r>
        <w:rPr>
          <w:rFonts w:hint="eastAsia"/>
        </w:rPr>
        <w:t>采购管理数据</w:t>
      </w:r>
      <w:bookmarkEnd w:id="34"/>
      <w:r>
        <w:rPr>
          <w:rFonts w:hint="eastAsia"/>
        </w:rPr>
        <w:tab/>
      </w:r>
    </w:p>
    <w:tbl>
      <w:tblPr>
        <w:tblStyle w:val="38"/>
        <w:tblpPr w:leftFromText="180" w:rightFromText="180" w:vertAnchor="text" w:horzAnchor="page" w:tblpX="1797" w:tblpY="486"/>
        <w:tblOverlap w:val="never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MR_METERPRODUCERS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水表厂家</w:t>
            </w:r>
          </w:p>
        </w:tc>
      </w:tr>
    </w:tbl>
    <w:p>
      <w:pPr>
        <w:pStyle w:val="4"/>
        <w:rPr>
          <w:del w:id="2408" w:author="pluto" w:date="2026-08-24T12:31:19Z"/>
          <w:rFonts w:hint="eastAsia"/>
        </w:rPr>
      </w:pPr>
      <w:del w:id="2409" w:author="pluto" w:date="2026-08-24T12:31:19Z">
        <w:bookmarkStart w:id="35" w:name="_Toc26697"/>
        <w:r>
          <w:rPr>
            <w:rFonts w:hint="eastAsia"/>
          </w:rPr>
          <w:delText>供应商基础信息</w:delText>
        </w:r>
        <w:bookmarkEnd w:id="35"/>
      </w:del>
    </w:p>
    <w:p>
      <w:pPr>
        <w:pStyle w:val="4"/>
        <w:rPr>
          <w:del w:id="2410" w:author="pluto" w:date="2026-08-24T12:31:15Z"/>
          <w:rFonts w:hint="eastAsia"/>
        </w:rPr>
      </w:pPr>
      <w:del w:id="2411" w:author="pluto" w:date="2026-08-24T12:31:15Z">
        <w:bookmarkStart w:id="36" w:name="_Toc31612"/>
        <w:r>
          <w:rPr>
            <w:rFonts w:hint="eastAsia"/>
          </w:rPr>
          <w:delText>采购招标信息</w:delText>
        </w:r>
        <w:bookmarkEnd w:id="36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12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13" w:author="pluto" w:date="2026-08-24T12:31:15Z"/>
                <w:b/>
                <w:bCs/>
                <w:kern w:val="0"/>
                <w:szCs w:val="20"/>
              </w:rPr>
            </w:pPr>
            <w:del w:id="2414" w:author="pluto" w:date="2026-08-24T12:31:15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15" w:author="pluto" w:date="2026-08-24T12:31:15Z"/>
                <w:b/>
                <w:bCs/>
                <w:kern w:val="0"/>
                <w:szCs w:val="20"/>
              </w:rPr>
            </w:pPr>
            <w:del w:id="2416" w:author="pluto" w:date="2026-08-24T12:31:15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17" w:author="pluto" w:date="2026-08-24T12:31:15Z"/>
                <w:b/>
                <w:bCs/>
                <w:kern w:val="0"/>
                <w:szCs w:val="20"/>
              </w:rPr>
            </w:pPr>
            <w:del w:id="2418" w:author="pluto" w:date="2026-08-24T12:31:15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19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20" w:author="pluto" w:date="2026-08-24T12:31:15Z"/>
                <w:kern w:val="0"/>
                <w:szCs w:val="20"/>
              </w:rPr>
            </w:pPr>
            <w:del w:id="2421" w:author="pluto" w:date="2026-08-24T12:31:15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22" w:author="pluto" w:date="2026-08-24T12:31:15Z"/>
                <w:kern w:val="0"/>
                <w:szCs w:val="20"/>
              </w:rPr>
            </w:pPr>
            <w:del w:id="2423" w:author="pluto" w:date="2026-08-24T12:31:15Z">
              <w:r>
                <w:rPr>
                  <w:kern w:val="0"/>
                  <w:szCs w:val="20"/>
                </w:rPr>
                <w:delText>MW_PURCHASE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24" w:author="pluto" w:date="2026-08-24T12:31:15Z"/>
                <w:kern w:val="0"/>
                <w:szCs w:val="20"/>
              </w:rPr>
            </w:pPr>
            <w:del w:id="2425" w:author="pluto" w:date="2026-08-24T12:31:15Z">
              <w:r>
                <w:rPr>
                  <w:kern w:val="0"/>
                  <w:szCs w:val="20"/>
                </w:rPr>
                <w:delText>采购单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26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27" w:author="pluto" w:date="2026-08-24T12:31:15Z"/>
                <w:kern w:val="0"/>
                <w:szCs w:val="20"/>
              </w:rPr>
            </w:pPr>
            <w:del w:id="2428" w:author="pluto" w:date="2026-08-24T12:31:15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29" w:author="pluto" w:date="2026-08-24T12:31:15Z"/>
                <w:kern w:val="0"/>
                <w:szCs w:val="20"/>
              </w:rPr>
            </w:pPr>
            <w:del w:id="2430" w:author="pluto" w:date="2026-08-24T12:31:15Z">
              <w:r>
                <w:rPr>
                  <w:kern w:val="0"/>
                  <w:szCs w:val="20"/>
                </w:rPr>
                <w:delText>MW_PURCHASE_DETAIL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31" w:author="pluto" w:date="2026-08-24T12:31:15Z"/>
                <w:kern w:val="0"/>
                <w:szCs w:val="20"/>
              </w:rPr>
            </w:pPr>
            <w:del w:id="2432" w:author="pluto" w:date="2026-08-24T12:31:15Z">
              <w:r>
                <w:rPr>
                  <w:kern w:val="0"/>
                  <w:szCs w:val="20"/>
                </w:rPr>
                <w:delText>采购单明细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33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34" w:author="pluto" w:date="2026-08-24T12:31:15Z"/>
                <w:kern w:val="0"/>
                <w:szCs w:val="20"/>
              </w:rPr>
            </w:pPr>
            <w:del w:id="2435" w:author="pluto" w:date="2026-08-24T12:31:15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36" w:author="pluto" w:date="2026-08-24T12:31:15Z"/>
                <w:kern w:val="0"/>
                <w:szCs w:val="20"/>
              </w:rPr>
            </w:pPr>
            <w:del w:id="2437" w:author="pluto" w:date="2026-08-24T12:31:15Z">
              <w:r>
                <w:rPr>
                  <w:kern w:val="0"/>
                  <w:szCs w:val="20"/>
                </w:rPr>
                <w:delText>MW_PURCHASE_PUTINLOG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38" w:author="pluto" w:date="2026-08-24T12:31:15Z"/>
                <w:kern w:val="0"/>
                <w:szCs w:val="20"/>
              </w:rPr>
            </w:pPr>
            <w:del w:id="2439" w:author="pluto" w:date="2026-08-24T12:31:15Z">
              <w:r>
                <w:rPr>
                  <w:kern w:val="0"/>
                  <w:szCs w:val="20"/>
                </w:rPr>
                <w:delText>采购单日志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40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41" w:author="pluto" w:date="2026-08-24T12:31:15Z"/>
                <w:kern w:val="0"/>
                <w:szCs w:val="20"/>
              </w:rPr>
            </w:pPr>
            <w:del w:id="2442" w:author="pluto" w:date="2026-08-24T12:31:15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43" w:author="pluto" w:date="2026-08-24T12:31:15Z"/>
                <w:kern w:val="0"/>
                <w:szCs w:val="20"/>
              </w:rPr>
            </w:pPr>
            <w:del w:id="2444" w:author="pluto" w:date="2026-08-24T12:31:15Z">
              <w:r>
                <w:rPr>
                  <w:kern w:val="0"/>
                  <w:szCs w:val="20"/>
                </w:rPr>
                <w:delText>MW_IN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45" w:author="pluto" w:date="2026-08-24T12:31:15Z"/>
                <w:kern w:val="0"/>
                <w:szCs w:val="20"/>
              </w:rPr>
            </w:pPr>
            <w:del w:id="2446" w:author="pluto" w:date="2026-08-24T12:31:15Z">
              <w:r>
                <w:rPr>
                  <w:kern w:val="0"/>
                  <w:szCs w:val="20"/>
                </w:rPr>
                <w:delText>入库单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47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48" w:author="pluto" w:date="2026-08-24T12:31:15Z"/>
                <w:kern w:val="0"/>
                <w:szCs w:val="20"/>
              </w:rPr>
            </w:pPr>
            <w:del w:id="2449" w:author="pluto" w:date="2026-08-24T12:31:15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50" w:author="pluto" w:date="2026-08-24T12:31:15Z"/>
                <w:kern w:val="0"/>
                <w:szCs w:val="20"/>
              </w:rPr>
            </w:pPr>
            <w:del w:id="2451" w:author="pluto" w:date="2026-08-24T12:31:15Z">
              <w:r>
                <w:rPr>
                  <w:kern w:val="0"/>
                  <w:szCs w:val="20"/>
                </w:rPr>
                <w:delText>MW_IN_DETAIL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52" w:author="pluto" w:date="2026-08-24T12:31:15Z"/>
                <w:kern w:val="0"/>
                <w:szCs w:val="20"/>
              </w:rPr>
            </w:pPr>
            <w:del w:id="2453" w:author="pluto" w:date="2026-08-24T12:31:15Z">
              <w:r>
                <w:rPr>
                  <w:kern w:val="0"/>
                  <w:szCs w:val="20"/>
                </w:rPr>
                <w:delText>入库单明细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54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55" w:author="pluto" w:date="2026-08-24T12:31:15Z"/>
                <w:kern w:val="0"/>
                <w:szCs w:val="20"/>
              </w:rPr>
            </w:pPr>
            <w:del w:id="2456" w:author="pluto" w:date="2026-08-24T12:31:15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57" w:author="pluto" w:date="2026-08-24T12:31:15Z"/>
                <w:kern w:val="0"/>
                <w:szCs w:val="20"/>
              </w:rPr>
            </w:pPr>
            <w:del w:id="2458" w:author="pluto" w:date="2026-08-24T12:31:15Z">
              <w:r>
                <w:rPr>
                  <w:kern w:val="0"/>
                  <w:szCs w:val="20"/>
                </w:rPr>
                <w:delText>pr_output_purchase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59" w:author="pluto" w:date="2026-08-24T12:31:15Z"/>
                <w:kern w:val="0"/>
                <w:szCs w:val="20"/>
              </w:rPr>
            </w:pPr>
            <w:del w:id="2460" w:author="pluto" w:date="2026-08-24T12:31:15Z">
              <w:r>
                <w:rPr>
                  <w:kern w:val="0"/>
                  <w:szCs w:val="20"/>
                </w:rPr>
                <w:delText>采购单导出EXCEL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61" w:author="pluto" w:date="2026-08-24T12:31:1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62" w:author="pluto" w:date="2026-08-24T12:31:15Z"/>
                <w:kern w:val="0"/>
                <w:szCs w:val="20"/>
              </w:rPr>
            </w:pPr>
            <w:del w:id="2463" w:author="pluto" w:date="2026-08-24T12:31:15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64" w:author="pluto" w:date="2026-08-24T12:31:15Z"/>
                <w:kern w:val="0"/>
                <w:szCs w:val="20"/>
              </w:rPr>
            </w:pPr>
            <w:del w:id="2465" w:author="pluto" w:date="2026-08-24T12:31:15Z">
              <w:r>
                <w:rPr>
                  <w:kern w:val="0"/>
                  <w:szCs w:val="20"/>
                </w:rPr>
                <w:delText>pr_output_purchaseDetail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66" w:author="pluto" w:date="2026-08-24T12:31:15Z"/>
                <w:kern w:val="0"/>
                <w:szCs w:val="20"/>
              </w:rPr>
            </w:pPr>
            <w:del w:id="2467" w:author="pluto" w:date="2026-08-24T12:31:15Z">
              <w:r>
                <w:rPr>
                  <w:kern w:val="0"/>
                  <w:szCs w:val="20"/>
                </w:rPr>
                <w:delText>采购单明细导出EXCEL</w:delText>
              </w:r>
            </w:del>
          </w:p>
        </w:tc>
      </w:tr>
    </w:tbl>
    <w:p>
      <w:pPr>
        <w:pStyle w:val="3"/>
        <w:rPr>
          <w:del w:id="2468" w:author="pluto" w:date="2026-08-24T12:30:26Z"/>
        </w:rPr>
      </w:pPr>
      <w:del w:id="2469" w:author="pluto" w:date="2026-08-24T12:30:26Z">
        <w:bookmarkStart w:id="37" w:name="_Toc21770"/>
        <w:r>
          <w:rPr>
            <w:rFonts w:hint="eastAsia"/>
          </w:rPr>
          <w:delText>资产管理数据</w:delText>
        </w:r>
        <w:bookmarkEnd w:id="37"/>
      </w:del>
      <w:del w:id="2470" w:author="pluto" w:date="2026-08-24T12:30:26Z">
        <w:r>
          <w:rPr>
            <w:rFonts w:hint="eastAsia"/>
          </w:rPr>
          <w:tab/>
        </w:r>
      </w:del>
    </w:p>
    <w:p>
      <w:pPr>
        <w:pStyle w:val="4"/>
        <w:rPr>
          <w:del w:id="2471" w:author="pluto" w:date="2026-08-24T12:30:26Z"/>
          <w:rFonts w:hint="eastAsia"/>
        </w:rPr>
      </w:pPr>
      <w:del w:id="2472" w:author="pluto" w:date="2026-08-24T12:30:26Z">
        <w:bookmarkStart w:id="38" w:name="_Toc25371"/>
        <w:r>
          <w:rPr>
            <w:rFonts w:hint="eastAsia"/>
          </w:rPr>
          <w:delText>设备基础信息</w:delText>
        </w:r>
        <w:bookmarkEnd w:id="38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73" w:author="pluto" w:date="2026-08-24T12:30:2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74" w:author="pluto" w:date="2026-08-24T12:30:26Z"/>
                <w:b/>
                <w:bCs/>
                <w:kern w:val="0"/>
                <w:szCs w:val="20"/>
              </w:rPr>
            </w:pPr>
            <w:del w:id="2475" w:author="pluto" w:date="2026-08-24T12:30:26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76" w:author="pluto" w:date="2026-08-24T12:30:26Z"/>
                <w:b/>
                <w:bCs/>
                <w:kern w:val="0"/>
                <w:szCs w:val="20"/>
              </w:rPr>
            </w:pPr>
            <w:del w:id="2477" w:author="pluto" w:date="2026-08-24T12:30:26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78" w:author="pluto" w:date="2026-08-24T12:30:26Z"/>
                <w:b/>
                <w:bCs/>
                <w:kern w:val="0"/>
                <w:szCs w:val="20"/>
              </w:rPr>
            </w:pPr>
            <w:del w:id="2479" w:author="pluto" w:date="2026-08-24T12:30:26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80" w:author="pluto" w:date="2026-08-24T12:30:2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81" w:author="pluto" w:date="2026-08-24T12:30:26Z"/>
                <w:kern w:val="0"/>
                <w:szCs w:val="20"/>
              </w:rPr>
            </w:pPr>
            <w:del w:id="2482" w:author="pluto" w:date="2026-08-24T12:30:26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83" w:author="pluto" w:date="2026-08-24T12:30:26Z"/>
                <w:kern w:val="0"/>
                <w:szCs w:val="20"/>
              </w:rPr>
            </w:pPr>
            <w:del w:id="2484" w:author="pluto" w:date="2026-08-24T12:30:26Z">
              <w:r>
                <w:rPr>
                  <w:kern w:val="0"/>
                  <w:szCs w:val="20"/>
                </w:rPr>
                <w:delText>MW_VERIFICATION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85" w:author="pluto" w:date="2026-08-24T12:30:26Z"/>
                <w:kern w:val="0"/>
                <w:szCs w:val="20"/>
              </w:rPr>
            </w:pPr>
            <w:del w:id="2486" w:author="pluto" w:date="2026-08-24T12:30:26Z">
              <w:r>
                <w:rPr>
                  <w:kern w:val="0"/>
                  <w:szCs w:val="20"/>
                </w:rPr>
                <w:delText>检定单</w:delText>
              </w:r>
            </w:del>
          </w:p>
        </w:tc>
      </w:tr>
    </w:tbl>
    <w:p>
      <w:pPr>
        <w:pStyle w:val="4"/>
        <w:rPr>
          <w:del w:id="2487" w:author="pluto" w:date="2026-08-24T12:30:26Z"/>
          <w:rFonts w:hint="eastAsia"/>
        </w:rPr>
      </w:pPr>
      <w:del w:id="2488" w:author="pluto" w:date="2026-08-24T12:30:26Z">
        <w:bookmarkStart w:id="39" w:name="_Toc11307"/>
        <w:r>
          <w:rPr>
            <w:rFonts w:hint="eastAsia"/>
          </w:rPr>
          <w:delText>物资台账信息</w:delText>
        </w:r>
        <w:bookmarkEnd w:id="39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89" w:author="pluto" w:date="2026-08-24T12:30:2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90" w:author="pluto" w:date="2026-08-24T12:30:26Z"/>
                <w:b/>
                <w:bCs/>
                <w:kern w:val="0"/>
                <w:szCs w:val="20"/>
              </w:rPr>
            </w:pPr>
            <w:del w:id="2491" w:author="pluto" w:date="2026-08-24T12:30:26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92" w:author="pluto" w:date="2026-08-24T12:30:26Z"/>
                <w:b/>
                <w:bCs/>
                <w:kern w:val="0"/>
                <w:szCs w:val="20"/>
              </w:rPr>
            </w:pPr>
            <w:del w:id="2493" w:author="pluto" w:date="2026-08-24T12:30:26Z">
              <w:r>
                <w:rPr>
                  <w:rFonts w:hint="eastAsia"/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494" w:author="pluto" w:date="2026-08-24T12:30:26Z"/>
                <w:b/>
                <w:bCs/>
                <w:kern w:val="0"/>
                <w:szCs w:val="20"/>
              </w:rPr>
            </w:pPr>
            <w:del w:id="2495" w:author="pluto" w:date="2026-08-24T12:30:26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496" w:author="pluto" w:date="2026-08-24T12:30:2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497" w:author="pluto" w:date="2026-08-24T12:30:26Z"/>
                <w:kern w:val="0"/>
                <w:szCs w:val="20"/>
              </w:rPr>
            </w:pPr>
            <w:del w:id="2498" w:author="pluto" w:date="2026-08-24T12:30:26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499" w:author="pluto" w:date="2026-08-24T12:30:26Z"/>
                <w:kern w:val="0"/>
                <w:szCs w:val="20"/>
              </w:rPr>
            </w:pPr>
            <w:del w:id="2500" w:author="pluto" w:date="2026-08-24T12:30:26Z">
              <w:r>
                <w:rPr>
                  <w:kern w:val="0"/>
                  <w:szCs w:val="20"/>
                </w:rPr>
                <w:delText>func_getAllocateComfirmStateName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01" w:author="pluto" w:date="2026-08-24T12:30:26Z"/>
                <w:kern w:val="0"/>
                <w:szCs w:val="20"/>
              </w:rPr>
            </w:pPr>
            <w:del w:id="2502" w:author="pluto" w:date="2026-08-24T12:30:26Z">
              <w:r>
                <w:rPr>
                  <w:kern w:val="0"/>
                  <w:szCs w:val="20"/>
                </w:rPr>
                <w:delText>词语解析返回调拨单确认状态语词</w:delText>
              </w:r>
            </w:del>
          </w:p>
        </w:tc>
      </w:tr>
    </w:tbl>
    <w:p>
      <w:pPr>
        <w:pStyle w:val="4"/>
        <w:rPr>
          <w:del w:id="2503" w:author="pluto" w:date="2026-08-24T12:30:16Z"/>
          <w:rFonts w:hint="eastAsia"/>
        </w:rPr>
      </w:pPr>
      <w:del w:id="2504" w:author="pluto" w:date="2026-08-24T12:30:16Z">
        <w:bookmarkStart w:id="40" w:name="_Toc27879"/>
        <w:r>
          <w:rPr>
            <w:rFonts w:hint="eastAsia"/>
          </w:rPr>
          <w:delText>物资库存变更记录</w:delText>
        </w:r>
        <w:bookmarkEnd w:id="40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05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06" w:author="pluto" w:date="2026-08-24T12:30:16Z"/>
                <w:b/>
                <w:bCs/>
                <w:kern w:val="0"/>
                <w:szCs w:val="20"/>
              </w:rPr>
            </w:pPr>
            <w:del w:id="2507" w:author="pluto" w:date="2026-08-24T12:30:16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08" w:author="pluto" w:date="2026-08-24T12:30:16Z"/>
                <w:b/>
                <w:bCs/>
                <w:kern w:val="0"/>
                <w:szCs w:val="20"/>
              </w:rPr>
            </w:pPr>
            <w:del w:id="2509" w:author="pluto" w:date="2026-08-24T12:30:16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10" w:author="pluto" w:date="2026-08-24T12:30:16Z"/>
                <w:b/>
                <w:bCs/>
                <w:kern w:val="0"/>
                <w:szCs w:val="20"/>
              </w:rPr>
            </w:pPr>
            <w:del w:id="2511" w:author="pluto" w:date="2026-08-24T12:30:16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12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13" w:author="pluto" w:date="2026-08-24T12:30:16Z"/>
                <w:kern w:val="0"/>
                <w:szCs w:val="20"/>
              </w:rPr>
            </w:pPr>
            <w:del w:id="2514" w:author="pluto" w:date="2026-08-24T12:30:16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15" w:author="pluto" w:date="2026-08-24T12:30:16Z"/>
                <w:kern w:val="0"/>
                <w:szCs w:val="20"/>
              </w:rPr>
            </w:pPr>
            <w:del w:id="2516" w:author="pluto" w:date="2026-08-24T12:30:16Z">
              <w:r>
                <w:rPr>
                  <w:kern w:val="0"/>
                  <w:szCs w:val="20"/>
                </w:rPr>
                <w:delText>MW_ALLOCATEAPPLY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17" w:author="pluto" w:date="2026-08-24T12:30:16Z"/>
                <w:kern w:val="0"/>
                <w:szCs w:val="20"/>
              </w:rPr>
            </w:pPr>
            <w:del w:id="2518" w:author="pluto" w:date="2026-08-24T12:30:16Z">
              <w:r>
                <w:rPr>
                  <w:kern w:val="0"/>
                  <w:szCs w:val="20"/>
                </w:rPr>
                <w:delText>调拨申请单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19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20" w:author="pluto" w:date="2026-08-24T12:30:16Z"/>
                <w:kern w:val="0"/>
                <w:szCs w:val="20"/>
              </w:rPr>
            </w:pPr>
            <w:del w:id="2521" w:author="pluto" w:date="2026-08-24T12:30:16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22" w:author="pluto" w:date="2026-08-24T12:30:16Z"/>
                <w:kern w:val="0"/>
                <w:szCs w:val="20"/>
              </w:rPr>
            </w:pPr>
            <w:del w:id="2523" w:author="pluto" w:date="2026-08-24T12:30:16Z">
              <w:r>
                <w:rPr>
                  <w:kern w:val="0"/>
                  <w:szCs w:val="20"/>
                </w:rPr>
                <w:delText>MW_ALLOCATEAPPLY_DETAIL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24" w:author="pluto" w:date="2026-08-24T12:30:16Z"/>
                <w:kern w:val="0"/>
                <w:szCs w:val="20"/>
              </w:rPr>
            </w:pPr>
            <w:del w:id="2525" w:author="pluto" w:date="2026-08-24T12:30:16Z">
              <w:r>
                <w:rPr>
                  <w:kern w:val="0"/>
                  <w:szCs w:val="20"/>
                </w:rPr>
                <w:delText>调拨申请单明细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26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27" w:author="pluto" w:date="2026-08-24T12:30:16Z"/>
                <w:kern w:val="0"/>
                <w:szCs w:val="20"/>
              </w:rPr>
            </w:pPr>
            <w:del w:id="2528" w:author="pluto" w:date="2026-08-24T12:30:16Z">
              <w:r>
                <w:rPr>
                  <w:kern w:val="0"/>
                  <w:szCs w:val="20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29" w:author="pluto" w:date="2026-08-24T12:30:16Z"/>
                <w:kern w:val="0"/>
                <w:szCs w:val="20"/>
              </w:rPr>
            </w:pPr>
            <w:del w:id="2530" w:author="pluto" w:date="2026-08-24T12:30:16Z">
              <w:r>
                <w:rPr>
                  <w:kern w:val="0"/>
                  <w:szCs w:val="20"/>
                </w:rPr>
                <w:delText>MW_ALLOCATE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31" w:author="pluto" w:date="2026-08-24T12:30:16Z"/>
                <w:kern w:val="0"/>
                <w:szCs w:val="20"/>
              </w:rPr>
            </w:pPr>
            <w:del w:id="2532" w:author="pluto" w:date="2026-08-24T12:30:16Z">
              <w:r>
                <w:rPr>
                  <w:kern w:val="0"/>
                  <w:szCs w:val="20"/>
                </w:rPr>
                <w:delText>调拨单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33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34" w:author="pluto" w:date="2026-08-24T12:30:16Z"/>
                <w:kern w:val="0"/>
                <w:szCs w:val="20"/>
              </w:rPr>
            </w:pPr>
            <w:del w:id="2535" w:author="pluto" w:date="2026-08-24T12:30:16Z">
              <w:r>
                <w:rPr>
                  <w:kern w:val="0"/>
                  <w:szCs w:val="20"/>
                </w:rPr>
                <w:delText>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36" w:author="pluto" w:date="2026-08-24T12:30:16Z"/>
                <w:kern w:val="0"/>
                <w:szCs w:val="20"/>
              </w:rPr>
            </w:pPr>
            <w:del w:id="2537" w:author="pluto" w:date="2026-08-24T12:30:16Z">
              <w:r>
                <w:rPr>
                  <w:kern w:val="0"/>
                  <w:szCs w:val="20"/>
                </w:rPr>
                <w:delText>MW_ALLOCATE_DETAIL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38" w:author="pluto" w:date="2026-08-24T12:30:16Z"/>
                <w:kern w:val="0"/>
                <w:szCs w:val="20"/>
              </w:rPr>
            </w:pPr>
            <w:del w:id="2539" w:author="pluto" w:date="2026-08-24T12:30:16Z">
              <w:r>
                <w:rPr>
                  <w:kern w:val="0"/>
                  <w:szCs w:val="20"/>
                </w:rPr>
                <w:delText>调拨单明细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40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41" w:author="pluto" w:date="2026-08-24T12:30:16Z"/>
                <w:kern w:val="0"/>
                <w:szCs w:val="20"/>
              </w:rPr>
            </w:pPr>
            <w:del w:id="2542" w:author="pluto" w:date="2026-08-24T12:30:16Z">
              <w:r>
                <w:rPr>
                  <w:kern w:val="0"/>
                  <w:szCs w:val="20"/>
                </w:rPr>
                <w:delText>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43" w:author="pluto" w:date="2026-08-24T12:30:16Z"/>
                <w:kern w:val="0"/>
                <w:szCs w:val="20"/>
              </w:rPr>
            </w:pPr>
            <w:del w:id="2544" w:author="pluto" w:date="2026-08-24T12:30:16Z">
              <w:r>
                <w:rPr>
                  <w:kern w:val="0"/>
                  <w:szCs w:val="20"/>
                </w:rPr>
                <w:delText>MW_REQUEST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45" w:author="pluto" w:date="2026-08-24T12:30:16Z"/>
                <w:kern w:val="0"/>
                <w:szCs w:val="20"/>
              </w:rPr>
            </w:pPr>
            <w:del w:id="2546" w:author="pluto" w:date="2026-08-24T12:30:16Z">
              <w:r>
                <w:rPr>
                  <w:kern w:val="0"/>
                  <w:szCs w:val="20"/>
                </w:rPr>
                <w:delText>领用单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47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48" w:author="pluto" w:date="2026-08-24T12:30:16Z"/>
                <w:kern w:val="0"/>
                <w:szCs w:val="20"/>
              </w:rPr>
            </w:pPr>
            <w:del w:id="2549" w:author="pluto" w:date="2026-08-24T12:30:16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50" w:author="pluto" w:date="2026-08-24T12:30:16Z"/>
                <w:kern w:val="0"/>
                <w:szCs w:val="20"/>
              </w:rPr>
            </w:pPr>
            <w:del w:id="2551" w:author="pluto" w:date="2026-08-24T12:30:16Z">
              <w:r>
                <w:rPr>
                  <w:kern w:val="0"/>
                  <w:szCs w:val="20"/>
                </w:rPr>
                <w:delText>MW_REQUEST_DETAIL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52" w:author="pluto" w:date="2026-08-24T12:30:16Z"/>
                <w:kern w:val="0"/>
                <w:szCs w:val="20"/>
              </w:rPr>
            </w:pPr>
            <w:del w:id="2553" w:author="pluto" w:date="2026-08-24T12:30:16Z">
              <w:r>
                <w:rPr>
                  <w:kern w:val="0"/>
                  <w:szCs w:val="20"/>
                </w:rPr>
                <w:delText>领用单明细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54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55" w:author="pluto" w:date="2026-08-24T12:30:16Z"/>
                <w:kern w:val="0"/>
                <w:szCs w:val="20"/>
              </w:rPr>
            </w:pPr>
            <w:del w:id="2556" w:author="pluto" w:date="2026-08-24T12:30:16Z">
              <w:r>
                <w:rPr>
                  <w:kern w:val="0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57" w:author="pluto" w:date="2026-08-24T12:30:16Z"/>
                <w:kern w:val="0"/>
                <w:szCs w:val="20"/>
              </w:rPr>
            </w:pPr>
            <w:del w:id="2558" w:author="pluto" w:date="2026-08-24T12:30:16Z">
              <w:r>
                <w:rPr>
                  <w:kern w:val="0"/>
                  <w:szCs w:val="20"/>
                </w:rPr>
                <w:delText>MW_OUT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59" w:author="pluto" w:date="2026-08-24T12:30:16Z"/>
                <w:kern w:val="0"/>
                <w:szCs w:val="20"/>
              </w:rPr>
            </w:pPr>
            <w:del w:id="2560" w:author="pluto" w:date="2026-08-24T12:30:16Z">
              <w:r>
                <w:rPr>
                  <w:kern w:val="0"/>
                  <w:szCs w:val="20"/>
                </w:rPr>
                <w:delText>出库单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61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62" w:author="pluto" w:date="2026-08-24T12:30:16Z"/>
                <w:kern w:val="0"/>
                <w:szCs w:val="20"/>
              </w:rPr>
            </w:pPr>
            <w:del w:id="2563" w:author="pluto" w:date="2026-08-24T12:30:16Z">
              <w:r>
                <w:rPr>
                  <w:kern w:val="0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64" w:author="pluto" w:date="2026-08-24T12:30:16Z"/>
                <w:kern w:val="0"/>
                <w:szCs w:val="20"/>
              </w:rPr>
            </w:pPr>
            <w:del w:id="2565" w:author="pluto" w:date="2026-08-24T12:30:16Z">
              <w:r>
                <w:rPr>
                  <w:kern w:val="0"/>
                  <w:szCs w:val="20"/>
                </w:rPr>
                <w:delText>MW_OUT_DETAIL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66" w:author="pluto" w:date="2026-08-24T12:30:16Z"/>
                <w:kern w:val="0"/>
                <w:szCs w:val="20"/>
              </w:rPr>
            </w:pPr>
            <w:del w:id="2567" w:author="pluto" w:date="2026-08-24T12:30:16Z">
              <w:r>
                <w:rPr>
                  <w:kern w:val="0"/>
                  <w:szCs w:val="20"/>
                </w:rPr>
                <w:delText>出库单明细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68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69" w:author="pluto" w:date="2026-08-24T12:30:16Z"/>
                <w:kern w:val="0"/>
                <w:szCs w:val="20"/>
              </w:rPr>
            </w:pPr>
            <w:del w:id="2570" w:author="pluto" w:date="2026-08-24T12:30:16Z">
              <w:r>
                <w:rPr>
                  <w:kern w:val="0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71" w:author="pluto" w:date="2026-08-24T12:30:16Z"/>
                <w:kern w:val="0"/>
                <w:szCs w:val="20"/>
              </w:rPr>
            </w:pPr>
            <w:del w:id="2572" w:author="pluto" w:date="2026-08-24T12:30:16Z">
              <w:r>
                <w:rPr>
                  <w:kern w:val="0"/>
                  <w:szCs w:val="20"/>
                </w:rPr>
                <w:delText>MW_BREAKAGE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73" w:author="pluto" w:date="2026-08-24T12:30:16Z"/>
                <w:kern w:val="0"/>
                <w:szCs w:val="20"/>
              </w:rPr>
            </w:pPr>
            <w:del w:id="2574" w:author="pluto" w:date="2026-08-24T12:30:16Z">
              <w:r>
                <w:rPr>
                  <w:kern w:val="0"/>
                  <w:szCs w:val="20"/>
                </w:rPr>
                <w:delText>报损单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75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76" w:author="pluto" w:date="2026-08-24T12:30:16Z"/>
                <w:kern w:val="0"/>
                <w:szCs w:val="20"/>
              </w:rPr>
            </w:pPr>
            <w:del w:id="2577" w:author="pluto" w:date="2026-08-24T12:30:16Z">
              <w:r>
                <w:rPr>
                  <w:kern w:val="0"/>
                  <w:szCs w:val="20"/>
                </w:rPr>
                <w:delText>10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78" w:author="pluto" w:date="2026-08-24T12:30:16Z"/>
                <w:kern w:val="0"/>
                <w:szCs w:val="20"/>
              </w:rPr>
            </w:pPr>
            <w:del w:id="2579" w:author="pluto" w:date="2026-08-24T12:30:16Z">
              <w:r>
                <w:rPr>
                  <w:kern w:val="0"/>
                  <w:szCs w:val="20"/>
                </w:rPr>
                <w:delText>MW_BREAKAGE_DETAIL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80" w:author="pluto" w:date="2026-08-24T12:30:16Z"/>
                <w:kern w:val="0"/>
                <w:szCs w:val="20"/>
              </w:rPr>
            </w:pPr>
            <w:del w:id="2581" w:author="pluto" w:date="2026-08-24T12:30:16Z">
              <w:r>
                <w:rPr>
                  <w:kern w:val="0"/>
                  <w:szCs w:val="20"/>
                </w:rPr>
                <w:delText>报损单明细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82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83" w:author="pluto" w:date="2026-08-24T12:30:16Z"/>
                <w:kern w:val="0"/>
                <w:szCs w:val="20"/>
              </w:rPr>
            </w:pPr>
            <w:del w:id="2584" w:author="pluto" w:date="2026-08-24T12:30:16Z">
              <w:r>
                <w:rPr>
                  <w:kern w:val="0"/>
                  <w:szCs w:val="20"/>
                </w:rPr>
                <w:delText>11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85" w:author="pluto" w:date="2026-08-24T12:30:16Z"/>
                <w:kern w:val="0"/>
                <w:szCs w:val="20"/>
              </w:rPr>
            </w:pPr>
            <w:del w:id="2586" w:author="pluto" w:date="2026-08-24T12:30:16Z">
              <w:r>
                <w:rPr>
                  <w:kern w:val="0"/>
                  <w:szCs w:val="20"/>
                </w:rPr>
                <w:delText>MW_RETURN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87" w:author="pluto" w:date="2026-08-24T12:30:16Z"/>
                <w:kern w:val="0"/>
                <w:szCs w:val="20"/>
              </w:rPr>
            </w:pPr>
            <w:del w:id="2588" w:author="pluto" w:date="2026-08-24T12:30:16Z">
              <w:r>
                <w:rPr>
                  <w:kern w:val="0"/>
                  <w:szCs w:val="20"/>
                </w:rPr>
                <w:delText>退库单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89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90" w:author="pluto" w:date="2026-08-24T12:30:16Z"/>
                <w:kern w:val="0"/>
                <w:szCs w:val="20"/>
              </w:rPr>
            </w:pPr>
            <w:del w:id="2591" w:author="pluto" w:date="2026-08-24T12:30:16Z">
              <w:r>
                <w:rPr>
                  <w:kern w:val="0"/>
                  <w:szCs w:val="20"/>
                </w:rPr>
                <w:delText>12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92" w:author="pluto" w:date="2026-08-24T12:30:16Z"/>
                <w:kern w:val="0"/>
                <w:szCs w:val="20"/>
              </w:rPr>
            </w:pPr>
            <w:del w:id="2593" w:author="pluto" w:date="2026-08-24T12:30:16Z">
              <w:r>
                <w:rPr>
                  <w:kern w:val="0"/>
                  <w:szCs w:val="20"/>
                </w:rPr>
                <w:delText>MW_RETURN_DETAIL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594" w:author="pluto" w:date="2026-08-24T12:30:16Z"/>
                <w:kern w:val="0"/>
                <w:szCs w:val="20"/>
              </w:rPr>
            </w:pPr>
            <w:del w:id="2595" w:author="pluto" w:date="2026-08-24T12:30:16Z">
              <w:r>
                <w:rPr>
                  <w:kern w:val="0"/>
                  <w:szCs w:val="20"/>
                </w:rPr>
                <w:delText>退库单明细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596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597" w:author="pluto" w:date="2026-08-24T12:30:16Z"/>
                <w:kern w:val="0"/>
                <w:szCs w:val="20"/>
              </w:rPr>
            </w:pPr>
            <w:del w:id="2598" w:author="pluto" w:date="2026-08-24T12:30:16Z">
              <w:r>
                <w:rPr>
                  <w:kern w:val="0"/>
                  <w:szCs w:val="20"/>
                </w:rPr>
                <w:delText>13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599" w:author="pluto" w:date="2026-08-24T12:30:16Z"/>
                <w:kern w:val="0"/>
                <w:szCs w:val="20"/>
              </w:rPr>
            </w:pPr>
            <w:del w:id="2600" w:author="pluto" w:date="2026-08-24T12:30:16Z">
              <w:r>
                <w:rPr>
                  <w:kern w:val="0"/>
                  <w:szCs w:val="20"/>
                </w:rPr>
                <w:delText>MW_WAREHOUSE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01" w:author="pluto" w:date="2026-08-24T12:30:16Z"/>
                <w:kern w:val="0"/>
                <w:szCs w:val="20"/>
              </w:rPr>
            </w:pPr>
            <w:del w:id="2602" w:author="pluto" w:date="2026-08-24T12:30:16Z">
              <w:r>
                <w:rPr>
                  <w:kern w:val="0"/>
                  <w:szCs w:val="20"/>
                </w:rPr>
                <w:delText>仓库表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03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04" w:author="pluto" w:date="2026-08-24T12:30:16Z"/>
                <w:kern w:val="0"/>
                <w:szCs w:val="20"/>
              </w:rPr>
            </w:pPr>
            <w:del w:id="2605" w:author="pluto" w:date="2026-08-24T12:30:16Z">
              <w:r>
                <w:rPr>
                  <w:kern w:val="0"/>
                  <w:szCs w:val="20"/>
                </w:rPr>
                <w:delText>14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06" w:author="pluto" w:date="2026-08-24T12:30:16Z"/>
                <w:kern w:val="0"/>
                <w:szCs w:val="20"/>
              </w:rPr>
            </w:pPr>
            <w:del w:id="2607" w:author="pluto" w:date="2026-08-24T12:30:16Z">
              <w:r>
                <w:rPr>
                  <w:kern w:val="0"/>
                  <w:szCs w:val="20"/>
                </w:rPr>
                <w:delText>pr_getInOrderDetailCountByPurchase_Fz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08" w:author="pluto" w:date="2026-08-24T12:30:16Z"/>
                <w:kern w:val="0"/>
                <w:szCs w:val="20"/>
              </w:rPr>
            </w:pPr>
            <w:del w:id="2609" w:author="pluto" w:date="2026-08-24T12:30:16Z">
              <w:r>
                <w:rPr>
                  <w:kern w:val="0"/>
                  <w:szCs w:val="20"/>
                </w:rPr>
                <w:delText>根据起止表条码和采购单号取得已入库总数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10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11" w:author="pluto" w:date="2026-08-24T12:30:16Z"/>
                <w:kern w:val="0"/>
                <w:szCs w:val="20"/>
              </w:rPr>
            </w:pPr>
            <w:del w:id="2612" w:author="pluto" w:date="2026-08-24T12:30:16Z">
              <w:r>
                <w:rPr>
                  <w:kern w:val="0"/>
                  <w:szCs w:val="20"/>
                </w:rPr>
                <w:delText>15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13" w:author="pluto" w:date="2026-08-24T12:30:16Z"/>
                <w:kern w:val="0"/>
                <w:szCs w:val="20"/>
              </w:rPr>
            </w:pPr>
            <w:del w:id="2614" w:author="pluto" w:date="2026-08-24T12:30:16Z">
              <w:r>
                <w:rPr>
                  <w:kern w:val="0"/>
                  <w:szCs w:val="20"/>
                </w:rPr>
                <w:delText>pr_getPurchaseDetailByBarCode_Fz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15" w:author="pluto" w:date="2026-08-24T12:30:16Z"/>
                <w:kern w:val="0"/>
                <w:szCs w:val="20"/>
              </w:rPr>
            </w:pPr>
            <w:del w:id="2616" w:author="pluto" w:date="2026-08-24T12:30:16Z">
              <w:r>
                <w:rPr>
                  <w:kern w:val="0"/>
                  <w:szCs w:val="20"/>
                </w:rPr>
                <w:delText>通过水表条码查询出此水表对应的采购单明细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17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18" w:author="pluto" w:date="2026-08-24T12:30:16Z"/>
                <w:kern w:val="0"/>
                <w:szCs w:val="20"/>
              </w:rPr>
            </w:pPr>
            <w:del w:id="2619" w:author="pluto" w:date="2026-08-24T12:30:16Z">
              <w:r>
                <w:rPr>
                  <w:kern w:val="0"/>
                  <w:szCs w:val="20"/>
                </w:rPr>
                <w:delText>16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20" w:author="pluto" w:date="2026-08-24T12:30:16Z"/>
                <w:kern w:val="0"/>
                <w:szCs w:val="20"/>
              </w:rPr>
            </w:pPr>
            <w:del w:id="2621" w:author="pluto" w:date="2026-08-24T12:30:16Z">
              <w:r>
                <w:rPr>
                  <w:kern w:val="0"/>
                  <w:szCs w:val="20"/>
                </w:rPr>
                <w:delText>pr_getPurchaseDetailBySealnumberRange_Fz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22" w:author="pluto" w:date="2026-08-24T12:30:16Z"/>
                <w:kern w:val="0"/>
                <w:szCs w:val="20"/>
              </w:rPr>
            </w:pPr>
            <w:del w:id="2623" w:author="pluto" w:date="2026-08-24T12:30:16Z">
              <w:r>
                <w:rPr>
                  <w:kern w:val="0"/>
                  <w:szCs w:val="20"/>
                </w:rPr>
                <w:delText>通过水表钢印号查询出此水表对应的采购单明细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24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25" w:author="pluto" w:date="2026-08-24T12:30:16Z"/>
                <w:kern w:val="0"/>
                <w:szCs w:val="20"/>
              </w:rPr>
            </w:pPr>
            <w:del w:id="2626" w:author="pluto" w:date="2026-08-24T12:30:16Z">
              <w:r>
                <w:rPr>
                  <w:kern w:val="0"/>
                  <w:szCs w:val="20"/>
                </w:rPr>
                <w:delText>17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27" w:author="pluto" w:date="2026-08-24T12:30:16Z"/>
                <w:kern w:val="0"/>
                <w:szCs w:val="20"/>
              </w:rPr>
            </w:pPr>
            <w:del w:id="2628" w:author="pluto" w:date="2026-08-24T12:30:16Z">
              <w:r>
                <w:rPr>
                  <w:kern w:val="0"/>
                  <w:szCs w:val="20"/>
                </w:rPr>
                <w:delText>pr_output_allocate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29" w:author="pluto" w:date="2026-08-24T12:30:16Z"/>
                <w:kern w:val="0"/>
                <w:szCs w:val="20"/>
              </w:rPr>
            </w:pPr>
            <w:del w:id="2630" w:author="pluto" w:date="2026-08-24T12:30:16Z">
              <w:r>
                <w:rPr>
                  <w:kern w:val="0"/>
                  <w:szCs w:val="20"/>
                </w:rPr>
                <w:delText>调拨单导出EXCEL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31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32" w:author="pluto" w:date="2026-08-24T12:30:16Z"/>
                <w:kern w:val="0"/>
                <w:szCs w:val="20"/>
              </w:rPr>
            </w:pPr>
            <w:del w:id="2633" w:author="pluto" w:date="2026-08-24T12:30:16Z">
              <w:r>
                <w:rPr>
                  <w:kern w:val="0"/>
                  <w:szCs w:val="20"/>
                </w:rPr>
                <w:delText>18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34" w:author="pluto" w:date="2026-08-24T12:30:16Z"/>
                <w:kern w:val="0"/>
                <w:szCs w:val="20"/>
              </w:rPr>
            </w:pPr>
            <w:del w:id="2635" w:author="pluto" w:date="2026-08-24T12:30:16Z">
              <w:r>
                <w:rPr>
                  <w:kern w:val="0"/>
                  <w:szCs w:val="20"/>
                </w:rPr>
                <w:delText>pr_output_allocateDetail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36" w:author="pluto" w:date="2026-08-24T12:30:16Z"/>
                <w:kern w:val="0"/>
                <w:szCs w:val="20"/>
              </w:rPr>
            </w:pPr>
            <w:del w:id="2637" w:author="pluto" w:date="2026-08-24T12:30:16Z">
              <w:r>
                <w:rPr>
                  <w:kern w:val="0"/>
                  <w:szCs w:val="20"/>
                </w:rPr>
                <w:delText>调拨明细导出EXCEL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38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39" w:author="pluto" w:date="2026-08-24T12:30:16Z"/>
                <w:kern w:val="0"/>
                <w:szCs w:val="20"/>
              </w:rPr>
            </w:pPr>
            <w:del w:id="2640" w:author="pluto" w:date="2026-08-24T12:30:16Z">
              <w:r>
                <w:rPr>
                  <w:kern w:val="0"/>
                  <w:szCs w:val="20"/>
                </w:rPr>
                <w:delText>19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41" w:author="pluto" w:date="2026-08-24T12:30:16Z"/>
                <w:kern w:val="0"/>
                <w:szCs w:val="20"/>
              </w:rPr>
            </w:pPr>
            <w:del w:id="2642" w:author="pluto" w:date="2026-08-24T12:30:16Z">
              <w:r>
                <w:rPr>
                  <w:kern w:val="0"/>
                  <w:szCs w:val="20"/>
                </w:rPr>
                <w:delText>pr_output_breakage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43" w:author="pluto" w:date="2026-08-24T12:30:16Z"/>
                <w:kern w:val="0"/>
                <w:szCs w:val="20"/>
              </w:rPr>
            </w:pPr>
            <w:del w:id="2644" w:author="pluto" w:date="2026-08-24T12:30:16Z">
              <w:r>
                <w:rPr>
                  <w:kern w:val="0"/>
                  <w:szCs w:val="20"/>
                </w:rPr>
                <w:delText>报损导出EXCEL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45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46" w:author="pluto" w:date="2026-08-24T12:30:16Z"/>
                <w:kern w:val="0"/>
                <w:szCs w:val="20"/>
              </w:rPr>
            </w:pPr>
            <w:del w:id="2647" w:author="pluto" w:date="2026-08-24T12:30:16Z">
              <w:r>
                <w:rPr>
                  <w:kern w:val="0"/>
                  <w:szCs w:val="20"/>
                </w:rPr>
                <w:delText>20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48" w:author="pluto" w:date="2026-08-24T12:30:16Z"/>
                <w:kern w:val="0"/>
                <w:szCs w:val="20"/>
              </w:rPr>
            </w:pPr>
            <w:del w:id="2649" w:author="pluto" w:date="2026-08-24T12:30:16Z">
              <w:r>
                <w:rPr>
                  <w:kern w:val="0"/>
                  <w:szCs w:val="20"/>
                </w:rPr>
                <w:delText>pr_output_breakageDetail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50" w:author="pluto" w:date="2026-08-24T12:30:16Z"/>
                <w:kern w:val="0"/>
                <w:szCs w:val="20"/>
              </w:rPr>
            </w:pPr>
            <w:del w:id="2651" w:author="pluto" w:date="2026-08-24T12:30:16Z">
              <w:r>
                <w:rPr>
                  <w:kern w:val="0"/>
                  <w:szCs w:val="20"/>
                </w:rPr>
                <w:delText>报损明细导出EXCEL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52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53" w:author="pluto" w:date="2026-08-24T12:30:16Z"/>
                <w:kern w:val="0"/>
                <w:szCs w:val="20"/>
              </w:rPr>
            </w:pPr>
            <w:del w:id="2654" w:author="pluto" w:date="2026-08-24T12:30:16Z">
              <w:r>
                <w:rPr>
                  <w:kern w:val="0"/>
                  <w:szCs w:val="20"/>
                </w:rPr>
                <w:delText>21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55" w:author="pluto" w:date="2026-08-24T12:30:16Z"/>
                <w:kern w:val="0"/>
                <w:szCs w:val="20"/>
              </w:rPr>
            </w:pPr>
            <w:del w:id="2656" w:author="pluto" w:date="2026-08-24T12:30:16Z">
              <w:r>
                <w:rPr>
                  <w:kern w:val="0"/>
                  <w:szCs w:val="20"/>
                </w:rPr>
                <w:delText>pr_output_inOrder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57" w:author="pluto" w:date="2026-08-24T12:30:16Z"/>
                <w:kern w:val="0"/>
                <w:szCs w:val="20"/>
              </w:rPr>
            </w:pPr>
            <w:del w:id="2658" w:author="pluto" w:date="2026-08-24T12:30:16Z">
              <w:r>
                <w:rPr>
                  <w:kern w:val="0"/>
                  <w:szCs w:val="20"/>
                </w:rPr>
                <w:delText>入库导出EXCEL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59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60" w:author="pluto" w:date="2026-08-24T12:30:16Z"/>
                <w:kern w:val="0"/>
                <w:szCs w:val="20"/>
              </w:rPr>
            </w:pPr>
            <w:del w:id="2661" w:author="pluto" w:date="2026-08-24T12:30:16Z">
              <w:r>
                <w:rPr>
                  <w:kern w:val="0"/>
                  <w:szCs w:val="20"/>
                </w:rPr>
                <w:delText>22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62" w:author="pluto" w:date="2026-08-24T12:30:16Z"/>
                <w:kern w:val="0"/>
                <w:szCs w:val="20"/>
              </w:rPr>
            </w:pPr>
            <w:del w:id="2663" w:author="pluto" w:date="2026-08-24T12:30:16Z">
              <w:r>
                <w:rPr>
                  <w:kern w:val="0"/>
                  <w:szCs w:val="20"/>
                </w:rPr>
                <w:delText>pr_output_inOrderDetail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64" w:author="pluto" w:date="2026-08-24T12:30:16Z"/>
                <w:kern w:val="0"/>
                <w:szCs w:val="20"/>
              </w:rPr>
            </w:pPr>
            <w:del w:id="2665" w:author="pluto" w:date="2026-08-24T12:30:16Z">
              <w:r>
                <w:rPr>
                  <w:kern w:val="0"/>
                  <w:szCs w:val="20"/>
                </w:rPr>
                <w:delText>入库明细导出EXCEL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66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67" w:author="pluto" w:date="2026-08-24T12:30:16Z"/>
                <w:kern w:val="0"/>
                <w:szCs w:val="20"/>
              </w:rPr>
            </w:pPr>
            <w:del w:id="2668" w:author="pluto" w:date="2026-08-24T12:30:16Z">
              <w:r>
                <w:rPr>
                  <w:kern w:val="0"/>
                  <w:szCs w:val="20"/>
                </w:rPr>
                <w:delText>23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69" w:author="pluto" w:date="2026-08-24T12:30:16Z"/>
                <w:kern w:val="0"/>
                <w:szCs w:val="20"/>
              </w:rPr>
            </w:pPr>
            <w:del w:id="2670" w:author="pluto" w:date="2026-08-24T12:30:16Z">
              <w:r>
                <w:rPr>
                  <w:kern w:val="0"/>
                  <w:szCs w:val="20"/>
                </w:rPr>
                <w:delText>pr_output_outOrder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71" w:author="pluto" w:date="2026-08-24T12:30:16Z"/>
                <w:kern w:val="0"/>
                <w:szCs w:val="20"/>
              </w:rPr>
            </w:pPr>
            <w:del w:id="2672" w:author="pluto" w:date="2026-08-24T12:30:16Z">
              <w:r>
                <w:rPr>
                  <w:kern w:val="0"/>
                  <w:szCs w:val="20"/>
                </w:rPr>
                <w:delText>出库单导出EXCEL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73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74" w:author="pluto" w:date="2026-08-24T12:30:16Z"/>
                <w:kern w:val="0"/>
                <w:szCs w:val="20"/>
              </w:rPr>
            </w:pPr>
            <w:del w:id="2675" w:author="pluto" w:date="2026-08-24T12:30:16Z">
              <w:r>
                <w:rPr>
                  <w:kern w:val="0"/>
                  <w:szCs w:val="20"/>
                </w:rPr>
                <w:delText>24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76" w:author="pluto" w:date="2026-08-24T12:30:16Z"/>
                <w:kern w:val="0"/>
                <w:szCs w:val="20"/>
              </w:rPr>
            </w:pPr>
            <w:del w:id="2677" w:author="pluto" w:date="2026-08-24T12:30:16Z">
              <w:r>
                <w:rPr>
                  <w:kern w:val="0"/>
                  <w:szCs w:val="20"/>
                </w:rPr>
                <w:delText>pr_output_outOrderDetail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78" w:author="pluto" w:date="2026-08-24T12:30:16Z"/>
                <w:kern w:val="0"/>
                <w:szCs w:val="20"/>
              </w:rPr>
            </w:pPr>
            <w:del w:id="2679" w:author="pluto" w:date="2026-08-24T12:30:16Z">
              <w:r>
                <w:rPr>
                  <w:kern w:val="0"/>
                  <w:szCs w:val="20"/>
                </w:rPr>
                <w:delText>出库单明细导出EXCEL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80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81" w:author="pluto" w:date="2026-08-24T12:30:16Z"/>
                <w:kern w:val="0"/>
                <w:szCs w:val="20"/>
              </w:rPr>
            </w:pPr>
            <w:del w:id="2682" w:author="pluto" w:date="2026-08-24T12:30:16Z">
              <w:r>
                <w:rPr>
                  <w:kern w:val="0"/>
                  <w:szCs w:val="20"/>
                </w:rPr>
                <w:delText>25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83" w:author="pluto" w:date="2026-08-24T12:30:16Z"/>
                <w:kern w:val="0"/>
                <w:szCs w:val="20"/>
              </w:rPr>
            </w:pPr>
            <w:del w:id="2684" w:author="pluto" w:date="2026-08-24T12:30:16Z">
              <w:r>
                <w:rPr>
                  <w:kern w:val="0"/>
                  <w:szCs w:val="20"/>
                </w:rPr>
                <w:delText>pr_output_request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85" w:author="pluto" w:date="2026-08-24T12:30:16Z"/>
                <w:kern w:val="0"/>
                <w:szCs w:val="20"/>
              </w:rPr>
            </w:pPr>
            <w:del w:id="2686" w:author="pluto" w:date="2026-08-24T12:30:16Z">
              <w:r>
                <w:rPr>
                  <w:kern w:val="0"/>
                  <w:szCs w:val="20"/>
                </w:rPr>
                <w:delText>领用单导出EXCEL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87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88" w:author="pluto" w:date="2026-08-24T12:30:16Z"/>
                <w:kern w:val="0"/>
                <w:szCs w:val="20"/>
              </w:rPr>
            </w:pPr>
            <w:del w:id="2689" w:author="pluto" w:date="2026-08-24T12:30:16Z">
              <w:r>
                <w:rPr>
                  <w:kern w:val="0"/>
                  <w:szCs w:val="20"/>
                </w:rPr>
                <w:delText>26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90" w:author="pluto" w:date="2026-08-24T12:30:16Z"/>
                <w:kern w:val="0"/>
                <w:szCs w:val="20"/>
              </w:rPr>
            </w:pPr>
            <w:del w:id="2691" w:author="pluto" w:date="2026-08-24T12:30:16Z">
              <w:r>
                <w:rPr>
                  <w:kern w:val="0"/>
                  <w:szCs w:val="20"/>
                </w:rPr>
                <w:delText>pr_output_requestDetail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92" w:author="pluto" w:date="2026-08-24T12:30:16Z"/>
                <w:kern w:val="0"/>
                <w:szCs w:val="20"/>
              </w:rPr>
            </w:pPr>
            <w:del w:id="2693" w:author="pluto" w:date="2026-08-24T12:30:16Z">
              <w:r>
                <w:rPr>
                  <w:kern w:val="0"/>
                  <w:szCs w:val="20"/>
                </w:rPr>
                <w:delText>领用单明细导出EXCEL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694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695" w:author="pluto" w:date="2026-08-24T12:30:16Z"/>
                <w:kern w:val="0"/>
                <w:szCs w:val="20"/>
              </w:rPr>
            </w:pPr>
            <w:del w:id="2696" w:author="pluto" w:date="2026-08-24T12:30:16Z">
              <w:r>
                <w:rPr>
                  <w:kern w:val="0"/>
                  <w:szCs w:val="20"/>
                </w:rPr>
                <w:delText>27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697" w:author="pluto" w:date="2026-08-24T12:30:16Z"/>
                <w:kern w:val="0"/>
                <w:szCs w:val="20"/>
              </w:rPr>
            </w:pPr>
            <w:del w:id="2698" w:author="pluto" w:date="2026-08-24T12:30:16Z">
              <w:r>
                <w:rPr>
                  <w:kern w:val="0"/>
                  <w:szCs w:val="20"/>
                </w:rPr>
                <w:delText>pr_output_returnOrder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699" w:author="pluto" w:date="2026-08-24T12:30:16Z"/>
                <w:kern w:val="0"/>
                <w:szCs w:val="20"/>
              </w:rPr>
            </w:pPr>
            <w:del w:id="2700" w:author="pluto" w:date="2026-08-24T12:30:16Z">
              <w:r>
                <w:rPr>
                  <w:kern w:val="0"/>
                  <w:szCs w:val="20"/>
                </w:rPr>
                <w:delText>退库单导出EXCEL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01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02" w:author="pluto" w:date="2026-08-24T12:30:16Z"/>
                <w:kern w:val="0"/>
                <w:szCs w:val="20"/>
              </w:rPr>
            </w:pPr>
            <w:del w:id="2703" w:author="pluto" w:date="2026-08-24T12:30:16Z">
              <w:r>
                <w:rPr>
                  <w:kern w:val="0"/>
                  <w:szCs w:val="20"/>
                </w:rPr>
                <w:delText>28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04" w:author="pluto" w:date="2026-08-24T12:30:16Z"/>
                <w:kern w:val="0"/>
                <w:szCs w:val="20"/>
              </w:rPr>
            </w:pPr>
            <w:del w:id="2705" w:author="pluto" w:date="2026-08-24T12:30:16Z">
              <w:r>
                <w:rPr>
                  <w:kern w:val="0"/>
                  <w:szCs w:val="20"/>
                </w:rPr>
                <w:delText>pr_output_returnOrder_returndetail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06" w:author="pluto" w:date="2026-08-24T12:30:16Z"/>
                <w:kern w:val="0"/>
                <w:szCs w:val="20"/>
              </w:rPr>
            </w:pPr>
            <w:del w:id="2707" w:author="pluto" w:date="2026-08-24T12:30:16Z">
              <w:r>
                <w:rPr>
                  <w:kern w:val="0"/>
                  <w:szCs w:val="20"/>
                </w:rPr>
                <w:delText>退库单明细导出EXCEL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08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09" w:author="pluto" w:date="2026-08-24T12:30:16Z"/>
                <w:kern w:val="0"/>
                <w:szCs w:val="20"/>
              </w:rPr>
            </w:pPr>
            <w:del w:id="2710" w:author="pluto" w:date="2026-08-24T12:30:16Z">
              <w:r>
                <w:rPr>
                  <w:kern w:val="0"/>
                  <w:szCs w:val="20"/>
                </w:rPr>
                <w:delText>29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11" w:author="pluto" w:date="2026-08-24T12:30:16Z"/>
                <w:kern w:val="0"/>
                <w:szCs w:val="20"/>
              </w:rPr>
            </w:pPr>
            <w:del w:id="2712" w:author="pluto" w:date="2026-08-24T12:30:16Z">
              <w:r>
                <w:rPr>
                  <w:kern w:val="0"/>
                  <w:szCs w:val="20"/>
                </w:rPr>
                <w:delText>pr_output_returnOrderDetail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13" w:author="pluto" w:date="2026-08-24T12:30:16Z"/>
                <w:kern w:val="0"/>
                <w:szCs w:val="20"/>
              </w:rPr>
            </w:pPr>
            <w:del w:id="2714" w:author="pluto" w:date="2026-08-24T12:30:16Z">
              <w:r>
                <w:rPr>
                  <w:kern w:val="0"/>
                  <w:szCs w:val="20"/>
                </w:rPr>
                <w:delText>退库单明细导出EXCEL2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15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16" w:author="pluto" w:date="2026-08-24T12:30:16Z"/>
                <w:kern w:val="0"/>
                <w:szCs w:val="20"/>
              </w:rPr>
            </w:pPr>
            <w:del w:id="2717" w:author="pluto" w:date="2026-08-24T12:30:16Z">
              <w:r>
                <w:rPr>
                  <w:kern w:val="0"/>
                  <w:szCs w:val="20"/>
                </w:rPr>
                <w:delText>30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18" w:author="pluto" w:date="2026-08-24T12:30:16Z"/>
                <w:kern w:val="0"/>
                <w:szCs w:val="20"/>
              </w:rPr>
            </w:pPr>
            <w:del w:id="2719" w:author="pluto" w:date="2026-08-24T12:30:16Z">
              <w:r>
                <w:rPr>
                  <w:kern w:val="0"/>
                  <w:szCs w:val="20"/>
                </w:rPr>
                <w:delText>func_getPurchaseDetailByBarCode_Fz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20" w:author="pluto" w:date="2026-08-24T12:30:16Z"/>
                <w:kern w:val="0"/>
                <w:szCs w:val="20"/>
              </w:rPr>
            </w:pPr>
            <w:del w:id="2721" w:author="pluto" w:date="2026-08-24T12:30:16Z">
              <w:r>
                <w:rPr>
                  <w:kern w:val="0"/>
                  <w:szCs w:val="20"/>
                </w:rPr>
                <w:delText>通过条码取得对应的入库明细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22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23" w:author="pluto" w:date="2026-08-24T12:30:16Z"/>
                <w:kern w:val="0"/>
                <w:szCs w:val="20"/>
              </w:rPr>
            </w:pPr>
            <w:del w:id="2724" w:author="pluto" w:date="2026-08-24T12:30:16Z">
              <w:r>
                <w:rPr>
                  <w:kern w:val="0"/>
                  <w:szCs w:val="20"/>
                </w:rPr>
                <w:delText>31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25" w:author="pluto" w:date="2026-08-24T12:30:16Z"/>
                <w:kern w:val="0"/>
                <w:szCs w:val="20"/>
              </w:rPr>
            </w:pPr>
            <w:del w:id="2726" w:author="pluto" w:date="2026-08-24T12:30:16Z">
              <w:r>
                <w:rPr>
                  <w:kern w:val="0"/>
                  <w:szCs w:val="20"/>
                </w:rPr>
                <w:delText>func_getInOrderDetailCountByPurchase_Fz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27" w:author="pluto" w:date="2026-08-24T12:30:16Z"/>
                <w:kern w:val="0"/>
                <w:szCs w:val="20"/>
              </w:rPr>
            </w:pPr>
            <w:del w:id="2728" w:author="pluto" w:date="2026-08-24T12:30:16Z">
              <w:r>
                <w:rPr>
                  <w:kern w:val="0"/>
                  <w:szCs w:val="20"/>
                </w:rPr>
                <w:delText>取得已入库的采购单明细水表总数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29" w:author="pluto" w:date="2026-08-24T12:30:16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30" w:author="pluto" w:date="2026-08-24T12:30:16Z"/>
                <w:kern w:val="0"/>
                <w:szCs w:val="20"/>
              </w:rPr>
            </w:pPr>
            <w:del w:id="2731" w:author="pluto" w:date="2026-08-24T12:30:16Z">
              <w:r>
                <w:rPr>
                  <w:kern w:val="0"/>
                  <w:szCs w:val="20"/>
                </w:rPr>
                <w:delText>32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32" w:author="pluto" w:date="2026-08-24T12:30:16Z"/>
                <w:kern w:val="0"/>
                <w:szCs w:val="20"/>
              </w:rPr>
            </w:pPr>
            <w:del w:id="2733" w:author="pluto" w:date="2026-08-24T12:30:16Z">
              <w:r>
                <w:rPr>
                  <w:kern w:val="0"/>
                  <w:szCs w:val="20"/>
                </w:rPr>
                <w:delText>func_getOutOrderDetailCountByRequest_Fz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34" w:author="pluto" w:date="2026-08-24T12:30:16Z"/>
                <w:kern w:val="0"/>
                <w:szCs w:val="20"/>
              </w:rPr>
            </w:pPr>
            <w:del w:id="2735" w:author="pluto" w:date="2026-08-24T12:30:16Z">
              <w:r>
                <w:rPr>
                  <w:kern w:val="0"/>
                  <w:szCs w:val="20"/>
                </w:rPr>
                <w:delText>取出指定领用单明细的已出库数量</w:delText>
              </w:r>
            </w:del>
          </w:p>
        </w:tc>
      </w:tr>
    </w:tbl>
    <w:p>
      <w:pPr>
        <w:pStyle w:val="4"/>
        <w:rPr>
          <w:del w:id="2736" w:author="pluto" w:date="2026-08-24T12:29:44Z"/>
          <w:rFonts w:hint="eastAsia"/>
        </w:rPr>
      </w:pPr>
      <w:del w:id="2737" w:author="pluto" w:date="2026-08-24T12:29:44Z">
        <w:bookmarkStart w:id="41" w:name="_Toc13793"/>
        <w:r>
          <w:rPr>
            <w:rFonts w:hint="eastAsia"/>
          </w:rPr>
          <w:delText>物资盘点记录信息</w:delText>
        </w:r>
        <w:bookmarkEnd w:id="41"/>
      </w:del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38" w:author="pluto" w:date="2026-08-24T12:29:4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39" w:author="pluto" w:date="2026-08-24T12:29:44Z"/>
                <w:b/>
                <w:bCs/>
                <w:kern w:val="0"/>
                <w:szCs w:val="20"/>
              </w:rPr>
            </w:pPr>
            <w:del w:id="2740" w:author="pluto" w:date="2026-08-24T12:29:44Z">
              <w:r>
                <w:rPr>
                  <w:b/>
                  <w:bCs/>
                  <w:kern w:val="0"/>
                  <w:szCs w:val="20"/>
                </w:rPr>
                <w:delText>序号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41" w:author="pluto" w:date="2026-08-24T12:29:44Z"/>
                <w:b/>
                <w:bCs/>
                <w:kern w:val="0"/>
                <w:szCs w:val="20"/>
              </w:rPr>
            </w:pPr>
            <w:del w:id="2742" w:author="pluto" w:date="2026-08-24T12:29:44Z">
              <w:r>
                <w:rPr>
                  <w:b/>
                  <w:bCs/>
                  <w:kern w:val="0"/>
                  <w:szCs w:val="20"/>
                </w:rPr>
                <w:delText>表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43" w:author="pluto" w:date="2026-08-24T12:29:44Z"/>
                <w:b/>
                <w:bCs/>
                <w:kern w:val="0"/>
                <w:szCs w:val="20"/>
              </w:rPr>
            </w:pPr>
            <w:del w:id="2744" w:author="pluto" w:date="2026-08-24T12:29:44Z">
              <w:r>
                <w:rPr>
                  <w:b/>
                  <w:bCs/>
                  <w:kern w:val="0"/>
                  <w:szCs w:val="20"/>
                </w:rPr>
                <w:delText>名称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del w:id="2745" w:author="pluto" w:date="2026-08-24T12:29:4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46" w:author="pluto" w:date="2026-08-24T12:29:44Z"/>
                <w:kern w:val="0"/>
                <w:szCs w:val="20"/>
              </w:rPr>
            </w:pPr>
            <w:del w:id="2747" w:author="pluto" w:date="2026-08-24T12:29:44Z">
              <w:r>
                <w:rPr>
                  <w:kern w:val="0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48" w:author="pluto" w:date="2026-08-24T12:29:44Z"/>
                <w:kern w:val="0"/>
                <w:szCs w:val="20"/>
              </w:rPr>
            </w:pPr>
            <w:del w:id="2749" w:author="pluto" w:date="2026-08-24T12:29:44Z">
              <w:r>
                <w:rPr>
                  <w:kern w:val="0"/>
                  <w:szCs w:val="20"/>
                </w:rPr>
                <w:delText>pr_output_getinventory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50" w:author="pluto" w:date="2026-08-24T12:29:44Z"/>
                <w:kern w:val="0"/>
                <w:szCs w:val="20"/>
              </w:rPr>
            </w:pPr>
            <w:del w:id="2751" w:author="pluto" w:date="2026-08-24T12:29:44Z">
              <w:r>
                <w:rPr>
                  <w:kern w:val="0"/>
                  <w:szCs w:val="20"/>
                </w:rPr>
                <w:delText>盘点单导出EXCEL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52" w:author="pluto" w:date="2026-08-24T12:29:44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53" w:author="pluto" w:date="2026-08-24T12:29:44Z"/>
                <w:kern w:val="0"/>
                <w:szCs w:val="20"/>
              </w:rPr>
            </w:pPr>
            <w:del w:id="2754" w:author="pluto" w:date="2026-08-24T12:29:44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55" w:author="pluto" w:date="2026-08-24T12:29:44Z"/>
                <w:kern w:val="0"/>
                <w:szCs w:val="20"/>
              </w:rPr>
            </w:pPr>
            <w:del w:id="2756" w:author="pluto" w:date="2026-08-24T12:29:44Z">
              <w:r>
                <w:rPr>
                  <w:kern w:val="0"/>
                  <w:szCs w:val="20"/>
                </w:rPr>
                <w:delText>pr_output_inventorydetail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57" w:author="pluto" w:date="2026-08-24T12:29:44Z"/>
                <w:kern w:val="0"/>
                <w:szCs w:val="20"/>
              </w:rPr>
            </w:pPr>
            <w:del w:id="2758" w:author="pluto" w:date="2026-08-24T12:29:44Z">
              <w:r>
                <w:rPr>
                  <w:kern w:val="0"/>
                  <w:szCs w:val="20"/>
                </w:rPr>
                <w:delText>盘点明细导出EXCEL</w:delText>
              </w:r>
            </w:del>
          </w:p>
        </w:tc>
      </w:tr>
    </w:tbl>
    <w:p>
      <w:pPr>
        <w:pStyle w:val="3"/>
      </w:pPr>
      <w:bookmarkStart w:id="42" w:name="_Toc23699"/>
      <w:r>
        <w:rPr>
          <w:rFonts w:hint="eastAsia"/>
        </w:rPr>
        <w:t>信息化管理数据</w:t>
      </w:r>
      <w:bookmarkEnd w:id="42"/>
      <w:r>
        <w:rPr>
          <w:rFonts w:hint="eastAsia"/>
        </w:rPr>
        <w:tab/>
      </w:r>
    </w:p>
    <w:p>
      <w:pPr>
        <w:pStyle w:val="4"/>
        <w:rPr>
          <w:rFonts w:hint="eastAsia"/>
          <w:b/>
          <w:bCs/>
        </w:rPr>
      </w:pPr>
      <w:bookmarkStart w:id="43" w:name="_Toc14853"/>
      <w:r>
        <w:rPr>
          <w:rFonts w:hint="eastAsia"/>
        </w:rPr>
        <w:t>信息化项目基础信息</w:t>
      </w:r>
      <w:bookmarkEnd w:id="4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59" w:author="pluto" w:date="2026-08-24T12:22:12Z"/>
        </w:trPr>
        <w:tc>
          <w:tcPr>
            <w:tcW w:w="850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760" w:author="pluto" w:date="2026-08-24T12:22:12Z"/>
                <w:b/>
                <w:bCs/>
                <w:kern w:val="0"/>
                <w:szCs w:val="20"/>
              </w:rPr>
            </w:pPr>
            <w:del w:id="2761" w:author="pluto" w:date="2026-08-24T12:22:12Z">
              <w:r>
                <w:rPr>
                  <w:rFonts w:hint="default"/>
                  <w:kern w:val="0"/>
                  <w:sz w:val="28"/>
                  <w:szCs w:val="20"/>
                </w:rPr>
                <w:delText>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762" w:author="pluto" w:date="2026-08-24T12:22:12Z"/>
                <w:b/>
                <w:bCs/>
                <w:kern w:val="0"/>
                <w:szCs w:val="20"/>
              </w:rPr>
            </w:pPr>
            <w:del w:id="2763" w:author="pluto" w:date="2026-08-24T12:22:12Z">
              <w:r>
                <w:rPr>
                  <w:rFonts w:hint="default"/>
                  <w:kern w:val="0"/>
                  <w:sz w:val="28"/>
                  <w:szCs w:val="20"/>
                </w:rPr>
                <w:delText>func_getDistance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764" w:author="pluto" w:date="2026-08-24T12:22:12Z"/>
                <w:b/>
                <w:bCs/>
                <w:kern w:val="0"/>
                <w:szCs w:val="20"/>
              </w:rPr>
            </w:pPr>
            <w:del w:id="2765" w:author="pluto" w:date="2026-08-24T12:22:12Z">
              <w:r>
                <w:rPr>
                  <w:rFonts w:hint="eastAsia"/>
                  <w:kern w:val="0"/>
                  <w:sz w:val="28"/>
                  <w:szCs w:val="20"/>
                </w:rPr>
                <w:delText>返回两个经纬度之间的直线距离单位为KM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66" w:author="pluto" w:date="2026-08-24T12:22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67" w:author="pluto" w:date="2026-08-24T12:22:12Z"/>
                <w:rFonts w:hint="eastAsia" w:eastAsia="仿宋"/>
                <w:kern w:val="0"/>
                <w:szCs w:val="20"/>
                <w:lang w:eastAsia="zh-CN"/>
              </w:rPr>
            </w:pPr>
            <w:del w:id="2768" w:author="pluto" w:date="2026-08-24T12:22:12Z">
              <w:r>
                <w:rPr>
                  <w:rFonts w:hint="eastAsia"/>
                  <w:kern w:val="0"/>
                  <w:szCs w:val="20"/>
                  <w:lang w:val="en-US" w:eastAsia="zh-CN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69" w:author="pluto" w:date="2026-08-24T12:22:12Z"/>
                <w:kern w:val="0"/>
                <w:szCs w:val="20"/>
              </w:rPr>
            </w:pPr>
            <w:del w:id="2770" w:author="pluto" w:date="2026-08-24T12:22:12Z">
              <w:r>
                <w:rPr>
                  <w:kern w:val="0"/>
                  <w:szCs w:val="20"/>
                </w:rPr>
                <w:delText>MW_SEQUENCE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71" w:author="pluto" w:date="2026-08-24T12:22:12Z"/>
                <w:kern w:val="0"/>
                <w:szCs w:val="20"/>
              </w:rPr>
            </w:pPr>
            <w:del w:id="2772" w:author="pluto" w:date="2026-08-24T12:22:12Z">
              <w:r>
                <w:rPr>
                  <w:kern w:val="0"/>
                  <w:szCs w:val="20"/>
                </w:rPr>
                <w:delText>编号表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73" w:author="pluto" w:date="2026-08-24T12:22:12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774" w:author="pluto" w:date="2026-08-24T12:22:12Z"/>
                <w:rFonts w:hint="eastAsia" w:eastAsia="仿宋"/>
                <w:kern w:val="0"/>
                <w:szCs w:val="20"/>
                <w:lang w:val="en-US" w:eastAsia="zh-CN"/>
              </w:rPr>
            </w:pPr>
            <w:del w:id="2775" w:author="pluto" w:date="2026-08-24T12:22:12Z">
              <w:r>
                <w:rPr>
                  <w:rFonts w:hint="eastAsia"/>
                  <w:kern w:val="0"/>
                  <w:szCs w:val="20"/>
                  <w:lang w:val="en-US" w:eastAsia="zh-CN"/>
                </w:rPr>
                <w:delText>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76" w:author="pluto" w:date="2026-08-24T12:22:12Z"/>
                <w:kern w:val="0"/>
                <w:szCs w:val="20"/>
              </w:rPr>
            </w:pPr>
            <w:del w:id="2777" w:author="pluto" w:date="2026-08-24T12:22:12Z">
              <w:r>
                <w:rPr>
                  <w:kern w:val="0"/>
                  <w:szCs w:val="20"/>
                </w:rPr>
                <w:delText>MW_SEQUENCE_PATTERN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78" w:author="pluto" w:date="2026-08-24T12:22:12Z"/>
                <w:kern w:val="0"/>
                <w:szCs w:val="20"/>
              </w:rPr>
            </w:pPr>
            <w:del w:id="2779" w:author="pluto" w:date="2026-08-24T12:22:12Z">
              <w:r>
                <w:rPr>
                  <w:kern w:val="0"/>
                  <w:szCs w:val="20"/>
                </w:rPr>
                <w:delText>编号配置表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del w:id="2780" w:author="pluto" w:date="2026-08-24T12:22:18Z">
              <w:r>
                <w:rPr>
                  <w:rFonts w:hint="default"/>
                  <w:kern w:val="0"/>
                  <w:szCs w:val="20"/>
                  <w:lang w:val="en-US" w:eastAsia="zh-CN"/>
                </w:rPr>
                <w:delText>4</w:delText>
              </w:r>
            </w:del>
            <w:ins w:id="2781" w:author="pluto" w:date="2026-08-24T12:22:1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1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CSM_WORDS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词语信息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782" w:author="pluto" w:date="2026-08-24T12:22:20Z">
              <w:r>
                <w:rPr>
                  <w:rFonts w:hint="default"/>
                  <w:kern w:val="0"/>
                  <w:sz w:val="28"/>
                  <w:szCs w:val="20"/>
                  <w:lang w:val="en-US"/>
                </w:rPr>
                <w:delText>5</w:delText>
              </w:r>
            </w:del>
            <w:ins w:id="2783" w:author="pluto" w:date="2026-08-24T12:22:20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CSM_SETTINGS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84" w:author="pluto" w:date="2026-08-24T12:22:55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785" w:author="pluto" w:date="2026-08-24T12:22:55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786" w:author="pluto" w:date="2026-08-24T12:22:55Z">
              <w:r>
                <w:rPr>
                  <w:rFonts w:hint="default"/>
                  <w:kern w:val="0"/>
                  <w:sz w:val="28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87" w:author="pluto" w:date="2026-08-24T12:22:55Z"/>
                <w:kern w:val="0"/>
                <w:szCs w:val="20"/>
              </w:rPr>
            </w:pPr>
            <w:del w:id="2788" w:author="pluto" w:date="2026-08-24T12:22:55Z">
              <w:r>
                <w:rPr>
                  <w:kern w:val="0"/>
                  <w:szCs w:val="20"/>
                </w:rPr>
                <w:delText>func_getMWSettingValue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89" w:author="pluto" w:date="2026-08-24T12:22:55Z"/>
                <w:kern w:val="0"/>
                <w:szCs w:val="20"/>
              </w:rPr>
            </w:pPr>
            <w:del w:id="2790" w:author="pluto" w:date="2026-08-24T12:22:55Z">
              <w:r>
                <w:rPr>
                  <w:kern w:val="0"/>
                  <w:szCs w:val="20"/>
                </w:rPr>
                <w:delText>获取系统设置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91" w:author="pluto" w:date="2026-08-24T12:22:55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792" w:author="pluto" w:date="2026-08-24T12:22:55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793" w:author="pluto" w:date="2026-08-24T12:22:55Z">
              <w:r>
                <w:rPr>
                  <w:rFonts w:hint="default"/>
                  <w:kern w:val="0"/>
                  <w:sz w:val="28"/>
                  <w:szCs w:val="20"/>
                </w:rPr>
                <w:delText>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794" w:author="pluto" w:date="2026-08-24T12:22:55Z"/>
                <w:kern w:val="0"/>
                <w:szCs w:val="20"/>
              </w:rPr>
            </w:pPr>
            <w:del w:id="2795" w:author="pluto" w:date="2026-08-24T12:22:55Z">
              <w:r>
                <w:rPr>
                  <w:kern w:val="0"/>
                  <w:szCs w:val="20"/>
                </w:rPr>
                <w:delText>CSM_WORDS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796" w:author="pluto" w:date="2026-08-24T12:22:55Z"/>
                <w:kern w:val="0"/>
                <w:szCs w:val="20"/>
              </w:rPr>
            </w:pPr>
            <w:del w:id="2797" w:author="pluto" w:date="2026-08-24T12:22:55Z">
              <w:r>
                <w:rPr>
                  <w:kern w:val="0"/>
                  <w:szCs w:val="20"/>
                </w:rPr>
                <w:delText>词语信息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798" w:author="pluto" w:date="2026-08-24T12:23:24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799" w:author="pluto" w:date="2026-08-24T12:23:24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00" w:author="pluto" w:date="2026-08-24T12:23:24Z">
              <w:r>
                <w:rPr>
                  <w:rFonts w:hint="default"/>
                  <w:kern w:val="0"/>
                  <w:sz w:val="28"/>
                  <w:szCs w:val="20"/>
                </w:rPr>
                <w:delText>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01" w:author="pluto" w:date="2026-08-24T12:23:24Z"/>
                <w:kern w:val="0"/>
                <w:szCs w:val="20"/>
              </w:rPr>
            </w:pPr>
            <w:del w:id="2802" w:author="pluto" w:date="2026-08-24T12:23:24Z">
              <w:r>
                <w:rPr>
                  <w:kern w:val="0"/>
                  <w:szCs w:val="20"/>
                </w:rPr>
                <w:delText>CM_METERCARDS_MENU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03" w:author="pluto" w:date="2026-08-24T12:23:24Z"/>
                <w:kern w:val="0"/>
                <w:szCs w:val="20"/>
              </w:rPr>
            </w:pPr>
            <w:del w:id="2804" w:author="pluto" w:date="2026-08-24T12:23:24Z">
              <w:r>
                <w:rPr>
                  <w:kern w:val="0"/>
                  <w:szCs w:val="20"/>
                </w:rPr>
                <w:delText>表卡菜单表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05" w:author="pluto" w:date="2026-08-24T12:23:24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06" w:author="pluto" w:date="2026-08-24T12:23:24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07" w:author="pluto" w:date="2026-08-24T12:23:24Z">
              <w:r>
                <w:rPr>
                  <w:rFonts w:hint="default"/>
                  <w:kern w:val="0"/>
                  <w:sz w:val="28"/>
                  <w:szCs w:val="20"/>
                </w:rPr>
                <w:delText>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08" w:author="pluto" w:date="2026-08-24T12:23:24Z"/>
                <w:kern w:val="0"/>
                <w:szCs w:val="20"/>
              </w:rPr>
            </w:pPr>
            <w:del w:id="2809" w:author="pluto" w:date="2026-08-24T12:23:24Z">
              <w:r>
                <w:rPr>
                  <w:kern w:val="0"/>
                  <w:szCs w:val="20"/>
                </w:rPr>
                <w:delText>CM_METERCARDS_MENU_GROUP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10" w:author="pluto" w:date="2026-08-24T12:23:24Z"/>
                <w:kern w:val="0"/>
                <w:szCs w:val="20"/>
              </w:rPr>
            </w:pPr>
            <w:del w:id="2811" w:author="pluto" w:date="2026-08-24T12:23:24Z">
              <w:r>
                <w:rPr>
                  <w:kern w:val="0"/>
                  <w:szCs w:val="20"/>
                </w:rPr>
                <w:delText>表卡菜单分组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12" w:author="pluto" w:date="2026-08-24T12:23:24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13" w:author="pluto" w:date="2026-08-24T12:23:24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14" w:author="pluto" w:date="2026-08-24T12:23:24Z">
              <w:r>
                <w:rPr>
                  <w:rFonts w:hint="default"/>
                  <w:kern w:val="0"/>
                  <w:sz w:val="28"/>
                  <w:szCs w:val="20"/>
                </w:rPr>
                <w:delText>10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15" w:author="pluto" w:date="2026-08-24T12:23:24Z"/>
                <w:kern w:val="0"/>
                <w:szCs w:val="20"/>
              </w:rPr>
            </w:pPr>
            <w:del w:id="2816" w:author="pluto" w:date="2026-08-24T12:23:24Z">
              <w:r>
                <w:rPr>
                  <w:kern w:val="0"/>
                  <w:szCs w:val="20"/>
                </w:rPr>
                <w:delText>CSM_SETTINGS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17" w:author="pluto" w:date="2026-08-24T12:23:24Z"/>
                <w:kern w:val="0"/>
                <w:szCs w:val="20"/>
              </w:rPr>
            </w:pPr>
            <w:del w:id="2818" w:author="pluto" w:date="2026-08-24T12:23:24Z">
              <w:r>
                <w:rPr>
                  <w:kern w:val="0"/>
                  <w:szCs w:val="20"/>
                </w:rPr>
                <w:delText>系统参数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19" w:author="pluto" w:date="2026-08-24T12:26:55Z">
              <w:r>
                <w:rPr>
                  <w:rFonts w:hint="default"/>
                  <w:kern w:val="0"/>
                  <w:sz w:val="28"/>
                  <w:szCs w:val="20"/>
                  <w:lang w:val="en-US"/>
                </w:rPr>
                <w:delText>11</w:delText>
              </w:r>
            </w:del>
            <w:ins w:id="2820" w:author="pluto" w:date="2026-08-24T12:26:55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CSM_SEQUENCE_PATTERN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主键</w:t>
            </w:r>
            <w:ins w:id="2821" w:author="pluto" w:date="2026-08-24T12:24:16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长度</w:t>
              </w:r>
            </w:ins>
            <w:r>
              <w:rPr>
                <w:kern w:val="0"/>
                <w:szCs w:val="20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22" w:author="pluto" w:date="2026-08-24T12:26:59Z">
              <w:r>
                <w:rPr>
                  <w:rFonts w:hint="default"/>
                  <w:kern w:val="0"/>
                  <w:sz w:val="28"/>
                  <w:szCs w:val="20"/>
                  <w:lang w:val="en-US"/>
                </w:rPr>
                <w:delText>12</w:delText>
              </w:r>
            </w:del>
            <w:ins w:id="2823" w:author="pluto" w:date="2026-08-24T12:26:59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CSM_SEQUENCE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824" w:author="pluto" w:date="2026-08-24T12:25:30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关键表</w:t>
              </w:r>
            </w:ins>
            <w:r>
              <w:rPr>
                <w:kern w:val="0"/>
                <w:szCs w:val="20"/>
              </w:rPr>
              <w:t>主键最新值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25" w:author="pluto" w:date="2026-08-24T12:27:01Z">
              <w:r>
                <w:rPr>
                  <w:rFonts w:hint="default"/>
                  <w:kern w:val="0"/>
                  <w:sz w:val="28"/>
                  <w:szCs w:val="20"/>
                  <w:lang w:val="en-US"/>
                </w:rPr>
                <w:delText>13</w:delText>
              </w:r>
            </w:del>
            <w:ins w:id="2826" w:author="pluto" w:date="2026-08-24T12:27:01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5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EX_THIRD_PAGE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扩展</w:t>
            </w:r>
            <w:ins w:id="2827" w:author="pluto" w:date="2026-08-24T12:25:52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页面</w:t>
              </w:r>
            </w:ins>
            <w:r>
              <w:rPr>
                <w:kern w:val="0"/>
                <w:szCs w:val="20"/>
              </w:rPr>
              <w:t>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28" w:author="pluto" w:date="2026-08-24T12:27:04Z">
              <w:r>
                <w:rPr>
                  <w:rFonts w:hint="default"/>
                  <w:kern w:val="0"/>
                  <w:sz w:val="28"/>
                  <w:szCs w:val="20"/>
                  <w:lang w:val="en-US"/>
                </w:rPr>
                <w:delText>14</w:delText>
              </w:r>
            </w:del>
            <w:ins w:id="2829" w:author="pluto" w:date="2026-08-24T12:27:04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6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CSM_MEDIA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多媒体文件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30" w:author="pluto" w:date="2026-08-24T12:27:06Z">
              <w:r>
                <w:rPr>
                  <w:rFonts w:hint="default"/>
                  <w:kern w:val="0"/>
                  <w:sz w:val="28"/>
                  <w:szCs w:val="20"/>
                  <w:lang w:val="en-US"/>
                </w:rPr>
                <w:delText>15</w:delText>
              </w:r>
            </w:del>
            <w:ins w:id="2831" w:author="pluto" w:date="2026-08-24T12:27:06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7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CM_BULK_QUERY_MAP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批量更新-自定义查询字段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32" w:author="pluto" w:date="2026-08-24T12:27:08Z">
              <w:r>
                <w:rPr>
                  <w:rFonts w:hint="default"/>
                  <w:kern w:val="0"/>
                  <w:sz w:val="28"/>
                  <w:szCs w:val="20"/>
                  <w:lang w:val="en-US"/>
                </w:rPr>
                <w:delText>16</w:delText>
              </w:r>
            </w:del>
            <w:ins w:id="2833" w:author="pluto" w:date="2026-08-24T12:27:08Z">
              <w:r>
                <w:rPr>
                  <w:rFonts w:hint="eastAsia"/>
                  <w:kern w:val="0"/>
                  <w:sz w:val="28"/>
                  <w:szCs w:val="20"/>
                  <w:lang w:val="en-US" w:eastAsia="zh-CN"/>
                </w:rPr>
                <w:t>8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CM_BULK_UPADTE_SETTING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批量更新-自定义更新字段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34" w:author="pluto" w:date="2026-08-24T12:26:38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35" w:author="pluto" w:date="2026-08-24T12:26:38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36" w:author="pluto" w:date="2026-08-24T12:26:38Z">
              <w:r>
                <w:rPr>
                  <w:rFonts w:hint="default"/>
                  <w:kern w:val="0"/>
                  <w:sz w:val="28"/>
                  <w:szCs w:val="20"/>
                </w:rPr>
                <w:delText>17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37" w:author="pluto" w:date="2026-08-24T12:26:38Z"/>
                <w:kern w:val="0"/>
                <w:szCs w:val="20"/>
              </w:rPr>
            </w:pPr>
            <w:del w:id="2838" w:author="pluto" w:date="2026-08-24T12:26:38Z">
              <w:r>
                <w:rPr>
                  <w:kern w:val="0"/>
                  <w:szCs w:val="20"/>
                </w:rPr>
                <w:delText>MOBILE_FILE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39" w:author="pluto" w:date="2026-08-24T12:26:38Z"/>
                <w:kern w:val="0"/>
                <w:szCs w:val="20"/>
              </w:rPr>
            </w:pPr>
            <w:del w:id="2840" w:author="pluto" w:date="2026-08-24T12:26:38Z">
              <w:r>
                <w:rPr>
                  <w:kern w:val="0"/>
                  <w:szCs w:val="20"/>
                </w:rPr>
                <w:delText>文件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41" w:author="pluto" w:date="2026-08-24T12:26:38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42" w:author="pluto" w:date="2026-08-24T12:26:38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43" w:author="pluto" w:date="2026-08-24T12:26:38Z">
              <w:r>
                <w:rPr>
                  <w:rFonts w:hint="default"/>
                  <w:kern w:val="0"/>
                  <w:sz w:val="28"/>
                  <w:szCs w:val="20"/>
                </w:rPr>
                <w:delText>18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44" w:author="pluto" w:date="2026-08-24T12:26:38Z"/>
                <w:kern w:val="0"/>
                <w:szCs w:val="20"/>
              </w:rPr>
            </w:pPr>
            <w:del w:id="2845" w:author="pluto" w:date="2026-08-24T12:26:38Z">
              <w:r>
                <w:rPr>
                  <w:kern w:val="0"/>
                  <w:szCs w:val="20"/>
                </w:rPr>
                <w:delText>TPI_UPLOAD_TMPDATA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46" w:author="pluto" w:date="2026-08-24T12:26:38Z"/>
                <w:kern w:val="0"/>
                <w:szCs w:val="20"/>
              </w:rPr>
            </w:pPr>
            <w:del w:id="2847" w:author="pluto" w:date="2026-08-24T12:26:38Z">
              <w:r>
                <w:rPr>
                  <w:kern w:val="0"/>
                  <w:szCs w:val="20"/>
                </w:rPr>
                <w:delText>上传临时表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48" w:author="pluto" w:date="2026-08-24T12:26:38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49" w:author="pluto" w:date="2026-08-24T12:26:38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50" w:author="pluto" w:date="2026-08-24T12:26:38Z">
              <w:r>
                <w:rPr>
                  <w:rFonts w:hint="default"/>
                  <w:kern w:val="0"/>
                  <w:sz w:val="28"/>
                  <w:szCs w:val="20"/>
                </w:rPr>
                <w:delText>19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51" w:author="pluto" w:date="2026-08-24T12:26:38Z"/>
                <w:kern w:val="0"/>
                <w:szCs w:val="20"/>
              </w:rPr>
            </w:pPr>
            <w:del w:id="2852" w:author="pluto" w:date="2026-08-24T12:26:38Z">
              <w:r>
                <w:rPr>
                  <w:kern w:val="0"/>
                  <w:szCs w:val="20"/>
                </w:rPr>
                <w:delText>TPI_FILEFORMAT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53" w:author="pluto" w:date="2026-08-24T12:26:38Z"/>
                <w:kern w:val="0"/>
                <w:szCs w:val="20"/>
              </w:rPr>
            </w:pPr>
            <w:del w:id="2854" w:author="pluto" w:date="2026-08-24T12:26:38Z">
              <w:r>
                <w:rPr>
                  <w:kern w:val="0"/>
                  <w:szCs w:val="20"/>
                </w:rPr>
                <w:delText>文件格式定义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55" w:author="pluto" w:date="2026-08-24T12:26:38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56" w:author="pluto" w:date="2026-08-24T12:26:38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57" w:author="pluto" w:date="2026-08-24T12:26:38Z">
              <w:r>
                <w:rPr>
                  <w:rFonts w:hint="default"/>
                  <w:kern w:val="0"/>
                  <w:sz w:val="28"/>
                  <w:szCs w:val="20"/>
                </w:rPr>
                <w:delText>20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58" w:author="pluto" w:date="2026-08-24T12:26:38Z"/>
                <w:kern w:val="0"/>
                <w:szCs w:val="20"/>
              </w:rPr>
            </w:pPr>
            <w:del w:id="2859" w:author="pluto" w:date="2026-08-24T12:26:38Z">
              <w:r>
                <w:rPr>
                  <w:kern w:val="0"/>
                  <w:szCs w:val="20"/>
                </w:rPr>
                <w:delText>TPI_FILEROW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60" w:author="pluto" w:date="2026-08-24T12:26:38Z"/>
                <w:kern w:val="0"/>
                <w:szCs w:val="20"/>
              </w:rPr>
            </w:pPr>
            <w:del w:id="2861" w:author="pluto" w:date="2026-08-24T12:26:38Z">
              <w:r>
                <w:rPr>
                  <w:kern w:val="0"/>
                  <w:szCs w:val="20"/>
                </w:rPr>
                <w:delText>文件行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62" w:author="pluto" w:date="2026-08-24T12:26:38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63" w:author="pluto" w:date="2026-08-24T12:26:38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64" w:author="pluto" w:date="2026-08-24T12:26:38Z">
              <w:r>
                <w:rPr>
                  <w:rFonts w:hint="default"/>
                  <w:kern w:val="0"/>
                  <w:sz w:val="28"/>
                  <w:szCs w:val="20"/>
                </w:rPr>
                <w:delText>21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65" w:author="pluto" w:date="2026-08-24T12:26:38Z"/>
                <w:kern w:val="0"/>
                <w:szCs w:val="20"/>
              </w:rPr>
            </w:pPr>
            <w:del w:id="2866" w:author="pluto" w:date="2026-08-24T12:26:38Z">
              <w:r>
                <w:rPr>
                  <w:kern w:val="0"/>
                  <w:szCs w:val="20"/>
                </w:rPr>
                <w:delText>TPI_FILECOLUMN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67" w:author="pluto" w:date="2026-08-24T12:26:38Z"/>
                <w:kern w:val="0"/>
                <w:szCs w:val="20"/>
              </w:rPr>
            </w:pPr>
            <w:del w:id="2868" w:author="pluto" w:date="2026-08-24T12:26:38Z">
              <w:r>
                <w:rPr>
                  <w:kern w:val="0"/>
                  <w:szCs w:val="20"/>
                </w:rPr>
                <w:delText>文件列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69" w:author="pluto" w:date="2026-08-24T12:26:38Z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del w:id="2870" w:author="pluto" w:date="2026-08-24T12:26:38Z"/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del w:id="2871" w:author="pluto" w:date="2026-08-24T12:26:38Z">
              <w:r>
                <w:rPr>
                  <w:rFonts w:hint="default"/>
                  <w:kern w:val="0"/>
                  <w:sz w:val="28"/>
                  <w:szCs w:val="20"/>
                </w:rPr>
                <w:delText>22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72" w:author="pluto" w:date="2026-08-24T12:26:38Z"/>
                <w:kern w:val="0"/>
                <w:szCs w:val="20"/>
              </w:rPr>
            </w:pPr>
            <w:del w:id="2873" w:author="pluto" w:date="2026-08-24T12:26:38Z">
              <w:r>
                <w:rPr>
                  <w:kern w:val="0"/>
                  <w:szCs w:val="20"/>
                </w:rPr>
                <w:delText>BPI_UPLOAD_TMPDATA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74" w:author="pluto" w:date="2026-08-24T12:26:38Z"/>
                <w:kern w:val="0"/>
                <w:szCs w:val="20"/>
              </w:rPr>
            </w:pPr>
            <w:del w:id="2875" w:author="pluto" w:date="2026-08-24T12:26:38Z">
              <w:r>
                <w:rPr>
                  <w:kern w:val="0"/>
                  <w:szCs w:val="20"/>
                </w:rPr>
                <w:delText>付费通条码销账上传临时表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76" w:author="pluto" w:date="2026-08-24T12:26:38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877" w:author="pluto" w:date="2026-08-24T12:26:38Z"/>
                <w:rFonts w:hint="default" w:eastAsia="仿宋"/>
                <w:kern w:val="0"/>
                <w:szCs w:val="20"/>
                <w:lang w:val="en-US" w:eastAsia="zh-CN"/>
              </w:rPr>
            </w:pPr>
            <w:del w:id="2878" w:author="pluto" w:date="2026-08-24T12:26:38Z">
              <w:r>
                <w:rPr>
                  <w:rFonts w:hint="eastAsia"/>
                  <w:kern w:val="0"/>
                  <w:szCs w:val="20"/>
                  <w:lang w:val="en-US" w:eastAsia="zh-CN"/>
                </w:rPr>
                <w:delText>23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79" w:author="pluto" w:date="2026-08-24T12:26:38Z"/>
                <w:kern w:val="0"/>
                <w:szCs w:val="20"/>
              </w:rPr>
            </w:pPr>
            <w:del w:id="2880" w:author="pluto" w:date="2026-08-24T12:26:38Z">
              <w:r>
                <w:rPr>
                  <w:kern w:val="0"/>
                  <w:szCs w:val="20"/>
                </w:rPr>
                <w:delText>BPI_METERCARDS_UPDATE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81" w:author="pluto" w:date="2026-08-24T12:26:38Z"/>
                <w:kern w:val="0"/>
                <w:szCs w:val="20"/>
              </w:rPr>
            </w:pPr>
            <w:del w:id="2882" w:author="pluto" w:date="2026-08-24T12:26:38Z">
              <w:r>
                <w:rPr>
                  <w:kern w:val="0"/>
                  <w:szCs w:val="20"/>
                </w:rPr>
                <w:delText>付费通配对上传临时表</w:delText>
              </w:r>
            </w:del>
          </w:p>
        </w:tc>
      </w:tr>
    </w:tbl>
    <w:p>
      <w:pPr>
        <w:pStyle w:val="4"/>
        <w:rPr>
          <w:rFonts w:hint="eastAsia"/>
        </w:rPr>
      </w:pPr>
      <w:bookmarkStart w:id="44" w:name="_Toc27082"/>
      <w:r>
        <w:rPr>
          <w:rFonts w:hint="eastAsia"/>
        </w:rPr>
        <w:t>生产运营信息化数据</w:t>
      </w:r>
      <w:bookmarkEnd w:id="4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IM_PRINT_TEMPLATE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883" w:author="pluto" w:date="2026-08-24T12:27:4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打印</w:t>
              </w:r>
            </w:ins>
            <w:r>
              <w:rPr>
                <w:kern w:val="0"/>
                <w:szCs w:val="20"/>
              </w:rPr>
              <w:t>模板</w:t>
            </w:r>
            <w:del w:id="2884" w:author="pluto" w:date="2026-08-24T12:27:44Z">
              <w:r>
                <w:rPr>
                  <w:kern w:val="0"/>
                  <w:szCs w:val="20"/>
                </w:rPr>
                <w:delText>文件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85" w:author="pluto" w:date="2026-08-24T12:28:25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886" w:author="pluto" w:date="2026-08-24T12:28:25Z"/>
                <w:kern w:val="0"/>
                <w:szCs w:val="20"/>
              </w:rPr>
            </w:pPr>
            <w:del w:id="2887" w:author="pluto" w:date="2026-08-24T12:28:25Z">
              <w:r>
                <w:rPr>
                  <w:kern w:val="0"/>
                  <w:szCs w:val="20"/>
                </w:rPr>
                <w:delText>2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888" w:author="pluto" w:date="2026-08-24T12:28:25Z"/>
                <w:kern w:val="0"/>
                <w:szCs w:val="20"/>
              </w:rPr>
            </w:pPr>
            <w:del w:id="2889" w:author="pluto" w:date="2026-08-24T12:28:25Z">
              <w:r>
                <w:rPr>
                  <w:kern w:val="0"/>
                  <w:szCs w:val="20"/>
                </w:rPr>
                <w:delText>MW_OTHER_LOG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890" w:author="pluto" w:date="2026-08-24T12:28:25Z"/>
                <w:kern w:val="0"/>
                <w:szCs w:val="20"/>
              </w:rPr>
            </w:pPr>
            <w:del w:id="2891" w:author="pluto" w:date="2026-08-24T12:28:25Z">
              <w:r>
                <w:rPr>
                  <w:kern w:val="0"/>
                  <w:szCs w:val="20"/>
                </w:rPr>
                <w:delText>其他日志表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892" w:author="pluto" w:date="2026-08-24T12:28:47Z">
              <w:r>
                <w:rPr>
                  <w:rFonts w:hint="default"/>
                  <w:kern w:val="0"/>
                  <w:szCs w:val="20"/>
                  <w:lang w:val="en-US"/>
                </w:rPr>
                <w:delText>3</w:delText>
              </w:r>
            </w:del>
            <w:ins w:id="2893" w:author="pluto" w:date="2026-08-24T12:28:47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2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ins w:id="2894" w:author="pluto" w:date="2026-08-24T12:28:55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变更</w:t>
              </w:r>
            </w:ins>
            <w:r>
              <w:rPr>
                <w:kern w:val="0"/>
                <w:szCs w:val="20"/>
              </w:rPr>
              <w:t>日志</w:t>
            </w:r>
            <w:del w:id="2895" w:author="pluto" w:date="2026-08-24T12:28:58Z">
              <w:r>
                <w:rPr>
                  <w:kern w:val="0"/>
                  <w:szCs w:val="20"/>
                </w:rPr>
                <w:delText>记录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896" w:author="pluto" w:date="2026-08-24T12:28:49Z">
              <w:r>
                <w:rPr>
                  <w:rFonts w:hint="default"/>
                  <w:kern w:val="0"/>
                  <w:szCs w:val="20"/>
                  <w:lang w:val="en-US"/>
                </w:rPr>
                <w:delText>4</w:delText>
              </w:r>
            </w:del>
            <w:ins w:id="2897" w:author="pluto" w:date="2026-08-24T12:28:49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3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CSM_OPERATION_LOG_CONTENT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ins w:id="2898" w:author="pluto" w:date="2026-08-24T12:29:20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变更</w:t>
              </w:r>
            </w:ins>
            <w:r>
              <w:rPr>
                <w:kern w:val="0"/>
                <w:szCs w:val="20"/>
              </w:rPr>
              <w:t>日志</w:t>
            </w:r>
            <w:del w:id="2899" w:author="pluto" w:date="2026-08-24T12:29:16Z">
              <w:r>
                <w:rPr>
                  <w:kern w:val="0"/>
                  <w:szCs w:val="20"/>
                </w:rPr>
                <w:delText>内容</w:delText>
              </w:r>
            </w:del>
            <w:ins w:id="2900" w:author="pluto" w:date="2026-08-24T12:29:18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明细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del w:id="2901" w:author="pluto" w:date="2026-08-24T12:28:51Z">
              <w:r>
                <w:rPr>
                  <w:rFonts w:hint="default"/>
                  <w:kern w:val="0"/>
                  <w:szCs w:val="20"/>
                  <w:lang w:val="en-US"/>
                </w:rPr>
                <w:delText>5</w:delText>
              </w:r>
            </w:del>
            <w:ins w:id="2902" w:author="pluto" w:date="2026-08-24T12:28:51Z">
              <w:r>
                <w:rPr>
                  <w:rFonts w:hint="eastAsia"/>
                  <w:kern w:val="0"/>
                  <w:szCs w:val="20"/>
                  <w:lang w:val="en-US" w:eastAsia="zh-CN"/>
                </w:rPr>
                <w:t>4</w:t>
              </w:r>
            </w:ins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CSM_OPERATION_LOG_MAP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日志字段映射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903" w:author="pluto" w:date="2026-08-24T12:28:43Z"/>
        </w:trPr>
        <w:tc>
          <w:tcPr>
            <w:tcW w:w="850" w:type="dxa"/>
            <w:vAlign w:val="center"/>
          </w:tcPr>
          <w:p>
            <w:pPr>
              <w:jc w:val="center"/>
              <w:rPr>
                <w:del w:id="2904" w:author="pluto" w:date="2026-08-24T12:28:43Z"/>
                <w:kern w:val="0"/>
                <w:szCs w:val="20"/>
              </w:rPr>
            </w:pPr>
            <w:del w:id="2905" w:author="pluto" w:date="2026-08-24T12:28:43Z">
              <w:r>
                <w:rPr>
                  <w:kern w:val="0"/>
                  <w:szCs w:val="20"/>
                </w:rPr>
                <w:delText>6</w:delText>
              </w:r>
            </w:del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del w:id="2906" w:author="pluto" w:date="2026-08-24T12:28:43Z"/>
                <w:kern w:val="0"/>
                <w:szCs w:val="20"/>
              </w:rPr>
            </w:pPr>
            <w:del w:id="2907" w:author="pluto" w:date="2026-08-24T12:28:43Z">
              <w:r>
                <w:rPr>
                  <w:kern w:val="0"/>
                  <w:szCs w:val="20"/>
                </w:rPr>
                <w:delText>MOBILE_LOG</w:delText>
              </w:r>
            </w:del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del w:id="2908" w:author="pluto" w:date="2026-08-24T12:28:43Z"/>
                <w:kern w:val="0"/>
                <w:szCs w:val="20"/>
              </w:rPr>
            </w:pPr>
            <w:del w:id="2909" w:author="pluto" w:date="2026-08-24T12:28:43Z">
              <w:r>
                <w:rPr>
                  <w:kern w:val="0"/>
                  <w:szCs w:val="20"/>
                </w:rPr>
                <w:delText>日志</w:delText>
              </w:r>
            </w:del>
          </w:p>
        </w:tc>
      </w:tr>
    </w:tbl>
    <w:p>
      <w:pPr>
        <w:bidi w:val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9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1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90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2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9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luto">
    <w15:presenceInfo w15:providerId="None" w15:userId="plut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B86"/>
    <w:rsid w:val="00041942"/>
    <w:rsid w:val="00060041"/>
    <w:rsid w:val="00141D16"/>
    <w:rsid w:val="0019778A"/>
    <w:rsid w:val="00377EBF"/>
    <w:rsid w:val="00CA34A5"/>
    <w:rsid w:val="00CB0B99"/>
    <w:rsid w:val="00E676E8"/>
    <w:rsid w:val="00E75C63"/>
    <w:rsid w:val="00ED4299"/>
    <w:rsid w:val="0132323C"/>
    <w:rsid w:val="01852671"/>
    <w:rsid w:val="03CA3A74"/>
    <w:rsid w:val="06151E50"/>
    <w:rsid w:val="0A7D6BB6"/>
    <w:rsid w:val="0AA16900"/>
    <w:rsid w:val="0DB06B47"/>
    <w:rsid w:val="0E2A10D7"/>
    <w:rsid w:val="0E7C2021"/>
    <w:rsid w:val="11C42CBD"/>
    <w:rsid w:val="12C25C6B"/>
    <w:rsid w:val="17CA7AC1"/>
    <w:rsid w:val="1C481C6D"/>
    <w:rsid w:val="1C8D4564"/>
    <w:rsid w:val="1EFB0CC1"/>
    <w:rsid w:val="220E2CC7"/>
    <w:rsid w:val="224626BA"/>
    <w:rsid w:val="235A2ED9"/>
    <w:rsid w:val="261B2FBB"/>
    <w:rsid w:val="269444D7"/>
    <w:rsid w:val="27531316"/>
    <w:rsid w:val="292B3A56"/>
    <w:rsid w:val="2C0D7B6D"/>
    <w:rsid w:val="2D234599"/>
    <w:rsid w:val="2E0B42B2"/>
    <w:rsid w:val="2F903BF8"/>
    <w:rsid w:val="321643C5"/>
    <w:rsid w:val="33300C59"/>
    <w:rsid w:val="33F13AA8"/>
    <w:rsid w:val="351B0D6C"/>
    <w:rsid w:val="35987B7B"/>
    <w:rsid w:val="362052C0"/>
    <w:rsid w:val="366B4EB3"/>
    <w:rsid w:val="38AE37FF"/>
    <w:rsid w:val="3A4A1178"/>
    <w:rsid w:val="3CEC5689"/>
    <w:rsid w:val="3E1A6170"/>
    <w:rsid w:val="3FD635B3"/>
    <w:rsid w:val="405E3A3A"/>
    <w:rsid w:val="40C70488"/>
    <w:rsid w:val="41863C3D"/>
    <w:rsid w:val="45022620"/>
    <w:rsid w:val="45422BEB"/>
    <w:rsid w:val="474925D0"/>
    <w:rsid w:val="4ACE45C9"/>
    <w:rsid w:val="4C2234FD"/>
    <w:rsid w:val="4E377462"/>
    <w:rsid w:val="4FED7C27"/>
    <w:rsid w:val="52D03D8D"/>
    <w:rsid w:val="57E11C21"/>
    <w:rsid w:val="5B271B8B"/>
    <w:rsid w:val="5C4E7B5B"/>
    <w:rsid w:val="603245F6"/>
    <w:rsid w:val="61530B52"/>
    <w:rsid w:val="6336770B"/>
    <w:rsid w:val="65865CF7"/>
    <w:rsid w:val="67CB2292"/>
    <w:rsid w:val="6FA243D2"/>
    <w:rsid w:val="70EC62B1"/>
    <w:rsid w:val="720E7B2C"/>
    <w:rsid w:val="770D5FA1"/>
    <w:rsid w:val="791662FD"/>
    <w:rsid w:val="7B001B9F"/>
    <w:rsid w:val="7B4E34E2"/>
    <w:rsid w:val="7C081C3B"/>
    <w:rsid w:val="7E305E6B"/>
    <w:rsid w:val="7EDD5E43"/>
    <w:rsid w:val="7F163583"/>
    <w:rsid w:val="7F76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Autospacing="1" w:afterAutospacing="1" w:line="400" w:lineRule="exact"/>
      <w:ind w:firstLine="0" w:firstLineChars="0"/>
      <w:jc w:val="both"/>
    </w:pPr>
    <w:rPr>
      <w:rFonts w:ascii="Times New Roman" w:hAnsi="Times New Roman" w:eastAsia="仿宋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7"/>
    <w:qFormat/>
    <w:uiPriority w:val="9"/>
    <w:pPr>
      <w:keepNext/>
      <w:keepLines/>
      <w:numPr>
        <w:ilvl w:val="0"/>
        <w:numId w:val="1"/>
      </w:numPr>
      <w:spacing w:beforeAutospacing="0" w:afterAutospacing="0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3"/>
    <w:semiHidden/>
    <w:unhideWhenUsed/>
    <w:qFormat/>
    <w:uiPriority w:val="9"/>
    <w:pPr>
      <w:keepNext/>
      <w:keepLines/>
      <w:numPr>
        <w:ilvl w:val="1"/>
        <w:numId w:val="1"/>
      </w:numPr>
      <w:spacing w:beforeAutospacing="0" w:afterAutospacing="0" w:line="360" w:lineRule="auto"/>
      <w:ind w:left="0" w:firstLine="720" w:firstLineChars="200"/>
      <w:outlineLvl w:val="1"/>
    </w:pPr>
    <w:rPr>
      <w:rFonts w:cstheme="majorBidi"/>
      <w:b/>
      <w:bCs/>
      <w:szCs w:val="32"/>
    </w:rPr>
  </w:style>
  <w:style w:type="paragraph" w:styleId="4">
    <w:name w:val="heading 3"/>
    <w:basedOn w:val="1"/>
    <w:next w:val="1"/>
    <w:link w:val="74"/>
    <w:unhideWhenUsed/>
    <w:qFormat/>
    <w:uiPriority w:val="9"/>
    <w:pPr>
      <w:keepNext/>
      <w:keepLines/>
      <w:numPr>
        <w:ilvl w:val="2"/>
        <w:numId w:val="1"/>
      </w:numPr>
      <w:spacing w:beforeAutospacing="0" w:afterAutospacing="0" w:line="360" w:lineRule="auto"/>
      <w:ind w:left="0" w:firstLine="960" w:firstLineChars="200"/>
      <w:outlineLvl w:val="2"/>
    </w:pPr>
    <w:rPr>
      <w:b/>
      <w:bCs/>
      <w:szCs w:val="32"/>
    </w:rPr>
  </w:style>
  <w:style w:type="paragraph" w:styleId="5">
    <w:name w:val="heading 4"/>
    <w:next w:val="1"/>
    <w:link w:val="75"/>
    <w:semiHidden/>
    <w:unhideWhenUsed/>
    <w:qFormat/>
    <w:uiPriority w:val="9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6"/>
    <w:semiHidden/>
    <w:unhideWhenUsed/>
    <w:qFormat/>
    <w:uiPriority w:val="9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5"/>
    <w:semiHidden/>
    <w:unhideWhenUsed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9"/>
    <w:semiHidden/>
    <w:unhideWhenUsed/>
    <w:qFormat/>
    <w:uiPriority w:val="99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6"/>
    <w:semiHidden/>
    <w:unhideWhenUsed/>
    <w:qFormat/>
    <w:uiPriority w:val="99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semiHidden/>
    <w:unhideWhenUsed/>
    <w:qFormat/>
    <w:uiPriority w:val="99"/>
    <w:pPr>
      <w:ind w:left="2100"/>
    </w:pPr>
  </w:style>
  <w:style w:type="paragraph" w:styleId="16">
    <w:name w:val="Body Text"/>
    <w:basedOn w:val="1"/>
    <w:link w:val="132"/>
    <w:semiHidden/>
    <w:unhideWhenUsed/>
    <w:qFormat/>
    <w:uiPriority w:val="99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6"/>
    <w:semiHidden/>
    <w:unhideWhenUsed/>
    <w:qFormat/>
    <w:uiPriority w:val="99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semiHidden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0">
    <w:name w:val="Plain Text"/>
    <w:basedOn w:val="1"/>
    <w:link w:val="83"/>
    <w:semiHidden/>
    <w:unhideWhenUsed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semiHidden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8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8"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5"/>
    <w:semiHidden/>
    <w:unhideWhenUsed/>
    <w:qFormat/>
    <w:uiPriority w:val="99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6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7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toc 4"/>
    <w:basedOn w:val="1"/>
    <w:next w:val="1"/>
    <w:semiHidden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7"/>
    <w:semiHidden/>
    <w:unhideWhenUsed/>
    <w:qFormat/>
    <w:uiPriority w:val="99"/>
    <w:rPr>
      <w:sz w:val="18"/>
    </w:rPr>
  </w:style>
  <w:style w:type="paragraph" w:styleId="30">
    <w:name w:val="toc 6"/>
    <w:basedOn w:val="1"/>
    <w:next w:val="1"/>
    <w:semiHidden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semiHidden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8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semiHidden/>
    <w:unhideWhenUsed/>
    <w:qFormat/>
    <w:uiPriority w:val="99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7"/>
    <w:semiHidden/>
    <w:unhideWhenUsed/>
    <w:qFormat/>
    <w:uiPriority w:val="99"/>
    <w:rPr>
      <w:b/>
      <w:bCs/>
    </w:rPr>
  </w:style>
  <w:style w:type="paragraph" w:styleId="36">
    <w:name w:val="Body Text First Indent"/>
    <w:basedOn w:val="16"/>
    <w:link w:val="133"/>
    <w:semiHidden/>
    <w:unhideWhenUsed/>
    <w:qFormat/>
    <w:uiPriority w:val="99"/>
    <w:pPr>
      <w:ind w:firstLine="420" w:firstLineChars="100"/>
    </w:pPr>
    <w:rPr>
      <w:szCs w:val="24"/>
    </w:rPr>
  </w:style>
  <w:style w:type="table" w:styleId="38">
    <w:name w:val="Table Grid"/>
    <w:basedOn w:val="37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nhideWhenUsed/>
    <w:qFormat/>
    <w:uiPriority w:val="99"/>
  </w:style>
  <w:style w:type="character" w:styleId="42">
    <w:name w:val="Emphasis"/>
    <w:basedOn w:val="39"/>
    <w:qFormat/>
    <w:uiPriority w:val="20"/>
    <w:rPr>
      <w:i/>
    </w:rPr>
  </w:style>
  <w:style w:type="character" w:styleId="43">
    <w:name w:val="Hyperlink"/>
    <w:basedOn w:val="39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4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45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6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7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8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9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50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1">
    <w:name w:val="Char Char6 Char Char Char Char"/>
    <w:basedOn w:val="1"/>
    <w:qFormat/>
    <w:uiPriority w:val="0"/>
    <w:rPr>
      <w:rFonts w:eastAsia="宋体"/>
    </w:rPr>
  </w:style>
  <w:style w:type="paragraph" w:customStyle="1" w:styleId="52">
    <w:name w:val="Char Char6 Char Char Char Char1"/>
    <w:basedOn w:val="1"/>
    <w:qFormat/>
    <w:uiPriority w:val="0"/>
    <w:rPr>
      <w:rFonts w:eastAsia="宋体"/>
    </w:rPr>
  </w:style>
  <w:style w:type="paragraph" w:customStyle="1" w:styleId="53">
    <w:name w:val="Char Char6 Char Char Char Char2"/>
    <w:basedOn w:val="1"/>
    <w:qFormat/>
    <w:uiPriority w:val="0"/>
    <w:rPr>
      <w:rFonts w:eastAsia="宋体"/>
    </w:rPr>
  </w:style>
  <w:style w:type="paragraph" w:customStyle="1" w:styleId="54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5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6">
    <w:name w:val="È±Ê¡ÎÄ±¾"/>
    <w:basedOn w:val="1"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7">
    <w:name w:val="hps"/>
    <w:basedOn w:val="39"/>
    <w:qFormat/>
    <w:uiPriority w:val="0"/>
  </w:style>
  <w:style w:type="character" w:customStyle="1" w:styleId="58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9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60">
    <w:name w:val="short_text"/>
    <w:basedOn w:val="39"/>
    <w:qFormat/>
    <w:uiPriority w:val="0"/>
  </w:style>
  <w:style w:type="paragraph" w:customStyle="1" w:styleId="61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2">
    <w:name w:val="Table Normal"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3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4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5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6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7">
    <w:name w:val="标题 1 字符"/>
    <w:basedOn w:val="39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6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9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70">
    <w:name w:val="txt"/>
    <w:basedOn w:val="39"/>
    <w:qFormat/>
    <w:uiPriority w:val="0"/>
  </w:style>
  <w:style w:type="paragraph" w:customStyle="1" w:styleId="71">
    <w:name w:val="tytytyty"/>
    <w:basedOn w:val="1"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2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3">
    <w:name w:val="标题 2 字符"/>
    <w:basedOn w:val="39"/>
    <w:link w:val="3"/>
    <w:qFormat/>
    <w:uiPriority w:val="0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74">
    <w:name w:val="标题 3 字符"/>
    <w:basedOn w:val="39"/>
    <w:link w:val="4"/>
    <w:qFormat/>
    <w:uiPriority w:val="0"/>
    <w:rPr>
      <w:rFonts w:ascii="Times New Roman" w:hAnsi="Times New Roman" w:eastAsia="仿宋" w:cs="Times New Roman"/>
      <w:b/>
      <w:bCs/>
      <w:sz w:val="28"/>
      <w:szCs w:val="32"/>
    </w:rPr>
  </w:style>
  <w:style w:type="character" w:customStyle="1" w:styleId="75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6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7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8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9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80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1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2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3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4">
    <w:name w:val="段"/>
    <w:link w:val="85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5">
    <w:name w:val="段 Char"/>
    <w:link w:val="84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6">
    <w:name w:val="公司宣传手册"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7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8">
    <w:name w:val="List Paragraph"/>
    <w:basedOn w:val="1"/>
    <w:qFormat/>
    <w:uiPriority w:val="34"/>
    <w:pPr>
      <w:ind w:firstLine="420"/>
    </w:pPr>
  </w:style>
  <w:style w:type="paragraph" w:customStyle="1" w:styleId="89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0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1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2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3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4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5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6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7">
    <w:name w:val="批注主题 字符"/>
    <w:basedOn w:val="96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8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9">
    <w:name w:val="四号本建议书正文"/>
    <w:basedOn w:val="1"/>
    <w:link w:val="100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100">
    <w:name w:val="四号本建议书正文 Char"/>
    <w:link w:val="99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1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2">
    <w:name w:val="图表脚注"/>
    <w:next w:val="5"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3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4">
    <w:name w:val="文档表格标题行列型（绿盟科技）"/>
    <w:basedOn w:val="38"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5">
    <w:name w:val="文档表格无标题列型（绿盟科技）1"/>
    <w:basedOn w:val="38"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6">
    <w:name w:val="样式 本建议书正文"/>
    <w:basedOn w:val="1"/>
    <w:link w:val="107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7">
    <w:name w:val="样式 本建议书正文 Char"/>
    <w:link w:val="106"/>
    <w:qFormat/>
    <w:uiPriority w:val="0"/>
    <w:rPr>
      <w:rFonts w:ascii="宋体" w:hAnsi="宋体" w:eastAsia="宋体" w:cs="宋体"/>
      <w:sz w:val="28"/>
    </w:rPr>
  </w:style>
  <w:style w:type="paragraph" w:customStyle="1" w:styleId="108">
    <w:name w:val="样式 标题 2"/>
    <w:basedOn w:val="3"/>
    <w:next w:val="99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9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10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1">
    <w:name w:val="样式 标题 5H5口口1口2heading 5Level 3 - i第四层条h5PIM 5h51headi..."/>
    <w:basedOn w:val="6"/>
    <w:link w:val="112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2">
    <w:name w:val="样式 标题 5H5口口1口2heading 5Level 3 - i第四层条h5PIM 5h51headi... Char"/>
    <w:link w:val="111"/>
    <w:qFormat/>
    <w:uiPriority w:val="0"/>
    <w:rPr>
      <w:rFonts w:eastAsia="宋体" w:cs="宋体"/>
      <w:b/>
      <w:bCs/>
      <w:sz w:val="32"/>
    </w:rPr>
  </w:style>
  <w:style w:type="paragraph" w:customStyle="1" w:styleId="113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4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5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6">
    <w:name w:val="样式 四号本建议书正文 + 段前: 0.5 行1"/>
    <w:basedOn w:val="99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7">
    <w:name w:val="样式 四号本建议书正文 + 首行缩进:  2 字符 段前: 0.5 行1"/>
    <w:basedOn w:val="99"/>
    <w:qFormat/>
    <w:uiPriority w:val="0"/>
  </w:style>
  <w:style w:type="paragraph" w:customStyle="1" w:styleId="118">
    <w:name w:val="样式 四号本建议书正文 + 首行缩进:  2 字符 段前: 0.5 行4"/>
    <w:basedOn w:val="99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9">
    <w:name w:val="样式 样式 首行缩进:  2 字符 Char + 黑色 Char"/>
    <w:basedOn w:val="1"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20">
    <w:name w:val="样式 样式 首行缩进:  2 字符 Char + 桔黄"/>
    <w:basedOn w:val="1"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1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2">
    <w:name w:val="样式 样式 样式 首行缩进:  2 字符 Char + 黑色 + Times New Roman 五号"/>
    <w:basedOn w:val="1"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3">
    <w:name w:val="样式1"/>
    <w:basedOn w:val="1"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4">
    <w:name w:val="样式4"/>
    <w:basedOn w:val="1"/>
    <w:qFormat/>
    <w:uiPriority w:val="0"/>
    <w:rPr>
      <w:rFonts w:ascii="宋体" w:hAnsi="宋体" w:eastAsia="宋体"/>
      <w:b/>
      <w:bCs/>
      <w:szCs w:val="24"/>
    </w:rPr>
  </w:style>
  <w:style w:type="paragraph" w:customStyle="1" w:styleId="125">
    <w:name w:val="样式5"/>
    <w:basedOn w:val="1"/>
    <w:qFormat/>
    <w:uiPriority w:val="0"/>
    <w:rPr>
      <w:rFonts w:ascii="Times New Roman" w:hAnsi="Times New Roman" w:eastAsia="宋体"/>
      <w:szCs w:val="24"/>
    </w:rPr>
  </w:style>
  <w:style w:type="character" w:customStyle="1" w:styleId="126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7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8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9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30">
    <w:name w:val="正文1"/>
    <w:basedOn w:val="1"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1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2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3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4">
    <w:name w:val="正文首行缩进 Char1"/>
    <w:basedOn w:val="132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5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6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7">
    <w:name w:val="正文文本 Char"/>
    <w:qFormat/>
    <w:uiPriority w:val="0"/>
    <w:rPr>
      <w:kern w:val="2"/>
      <w:sz w:val="21"/>
      <w:szCs w:val="24"/>
    </w:rPr>
  </w:style>
  <w:style w:type="character" w:customStyle="1" w:styleId="138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9">
    <w:name w:val="正文文本缩进 2 Char1"/>
    <w:basedOn w:val="39"/>
    <w:semiHidden/>
    <w:qFormat/>
    <w:uiPriority w:val="99"/>
  </w:style>
  <w:style w:type="paragraph" w:customStyle="1" w:styleId="140">
    <w:name w:val="自定义样式 正文"/>
    <w:basedOn w:val="1"/>
    <w:link w:val="141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自定义样式 正文 Char"/>
    <w:link w:val="140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2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3">
    <w:name w:val="分类号"/>
    <w:basedOn w:val="1"/>
    <w:qFormat/>
    <w:uiPriority w:val="0"/>
    <w:pPr>
      <w:spacing w:before="0" w:beforeAutospacing="0" w:after="0" w:afterAutospacing="0" w:line="240" w:lineRule="auto"/>
      <w:ind w:firstLine="0" w:firstLineChars="0"/>
    </w:pPr>
    <w:rPr>
      <w:rFonts w:ascii="仿宋_GB2312" w:hAnsi="Times New Roman" w:eastAsia="仿宋_GB2312"/>
      <w:sz w:val="28"/>
      <w:szCs w:val="28"/>
    </w:rPr>
  </w:style>
  <w:style w:type="paragraph" w:customStyle="1" w:styleId="144">
    <w:name w:val="封面日期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黑体" w:hAnsi="Times New Roman" w:eastAsia="黑体"/>
      <w:sz w:val="32"/>
      <w:szCs w:val="32"/>
    </w:rPr>
  </w:style>
  <w:style w:type="paragraph" w:customStyle="1" w:styleId="145">
    <w:name w:val="论文标题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楷体_GB2312"/>
      <w:b/>
      <w:kern w:val="36"/>
      <w:sz w:val="52"/>
      <w:szCs w:val="52"/>
    </w:rPr>
  </w:style>
  <w:style w:type="paragraph" w:customStyle="1" w:styleId="146">
    <w:name w:val="硕士学位论文"/>
    <w:basedOn w:val="1"/>
    <w:qFormat/>
    <w:uiPriority w:val="0"/>
    <w:pPr>
      <w:spacing w:before="24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宋体"/>
      <w:sz w:val="44"/>
      <w:szCs w:val="44"/>
    </w:rPr>
  </w:style>
  <w:style w:type="paragraph" w:customStyle="1" w:styleId="147">
    <w:name w:val="研究生姓名"/>
    <w:basedOn w:val="1"/>
    <w:qFormat/>
    <w:uiPriority w:val="0"/>
    <w:pPr>
      <w:spacing w:before="0" w:beforeAutospacing="0" w:after="0" w:afterAutospacing="0" w:line="240" w:lineRule="auto"/>
      <w:ind w:firstLine="700" w:firstLineChars="700"/>
    </w:pPr>
    <w:rPr>
      <w:rFonts w:ascii="Times New Roman" w:hAnsi="Times New Roman" w:eastAsia="宋体"/>
      <w:sz w:val="28"/>
      <w:szCs w:val="28"/>
    </w:rPr>
  </w:style>
  <w:style w:type="character" w:customStyle="1" w:styleId="148">
    <w:name w:val="font51"/>
    <w:basedOn w:val="39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2827</Words>
  <Characters>7068</Characters>
  <Lines>183</Lines>
  <Paragraphs>51</Paragraphs>
  <TotalTime>0</TotalTime>
  <ScaleCrop>false</ScaleCrop>
  <LinksUpToDate>false</LinksUpToDate>
  <CharactersWithSpaces>7292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pluto</cp:lastModifiedBy>
  <dcterms:modified xsi:type="dcterms:W3CDTF">2026-08-25T09:51:58Z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7227A626A4314B4B968F2C7336D3C8B4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